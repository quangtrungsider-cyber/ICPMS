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0915" w:type="dxa"/>
        <w:tblInd w:w="-1134" w:type="dxa"/>
        <w:tblLayout w:type="fixed"/>
        <w:tblLook w:val="04A0" w:firstRow="1" w:lastRow="0" w:firstColumn="1" w:lastColumn="0" w:noHBand="0" w:noVBand="1"/>
      </w:tblPr>
      <w:tblGrid>
        <w:gridCol w:w="5670"/>
        <w:gridCol w:w="5245"/>
      </w:tblGrid>
      <w:tr w:rsidR="00723EC7" w:rsidRPr="00723EC7" w14:paraId="14D84307" w14:textId="77777777" w:rsidTr="007F425D">
        <w:tc>
          <w:tcPr>
            <w:tcW w:w="5670" w:type="dxa"/>
          </w:tcPr>
          <w:p w14:paraId="1AC865EC" w14:textId="7CC8F22F" w:rsidR="009F616B" w:rsidRPr="00723EC7" w:rsidRDefault="000E5C33" w:rsidP="009F616B">
            <w:pPr>
              <w:spacing w:after="0" w:line="240" w:lineRule="auto"/>
              <w:jc w:val="center"/>
              <w:rPr>
                <w:rFonts w:eastAsia="Times New Roman" w:cs="Times New Roman"/>
                <w:sz w:val="24"/>
                <w:szCs w:val="24"/>
              </w:rPr>
            </w:pPr>
            <w:r>
              <w:rPr>
                <w:rFonts w:eastAsia="Times New Roman" w:cs="Times New Roman"/>
                <w:sz w:val="24"/>
                <w:szCs w:val="24"/>
              </w:rPr>
              <w:t>TỔNG CÔNG TY QUẢN LÝ BAY VIỆT NAM</w:t>
            </w:r>
          </w:p>
          <w:p w14:paraId="14FAD877" w14:textId="5060E0C5" w:rsidR="009F616B" w:rsidRPr="00723EC7" w:rsidRDefault="000E5C33" w:rsidP="009F616B">
            <w:pPr>
              <w:spacing w:after="0" w:line="240" w:lineRule="auto"/>
              <w:jc w:val="center"/>
              <w:rPr>
                <w:rFonts w:eastAsia="Times New Roman" w:cs="Times New Roman"/>
                <w:szCs w:val="24"/>
              </w:rPr>
            </w:pPr>
            <w:r>
              <w:rPr>
                <w:rFonts w:eastAsia="Times New Roman" w:cs="Times New Roman"/>
                <w:b/>
                <w:sz w:val="24"/>
                <w:szCs w:val="24"/>
              </w:rPr>
              <w:t>BAN AN NINH HÀNG KHÔNG</w:t>
            </w:r>
          </w:p>
        </w:tc>
        <w:tc>
          <w:tcPr>
            <w:tcW w:w="5245" w:type="dxa"/>
          </w:tcPr>
          <w:p w14:paraId="764F1CE0" w14:textId="77777777" w:rsidR="009F616B" w:rsidRPr="00723EC7" w:rsidRDefault="009F616B" w:rsidP="009F616B">
            <w:pPr>
              <w:spacing w:after="0" w:line="240" w:lineRule="auto"/>
              <w:jc w:val="center"/>
              <w:rPr>
                <w:rFonts w:eastAsia="Times New Roman" w:cs="Times New Roman"/>
                <w:b/>
                <w:sz w:val="24"/>
                <w:szCs w:val="24"/>
              </w:rPr>
            </w:pPr>
            <w:r w:rsidRPr="00723EC7">
              <w:rPr>
                <w:rFonts w:eastAsia="Times New Roman" w:cs="Times New Roman"/>
                <w:b/>
                <w:sz w:val="24"/>
                <w:szCs w:val="24"/>
              </w:rPr>
              <w:t>CỘNG HÒA XÃ HỘI CHỦ NGHĨA VIỆT NAM</w:t>
            </w:r>
          </w:p>
          <w:p w14:paraId="5413C0CC" w14:textId="77777777" w:rsidR="009F616B" w:rsidRPr="00723EC7" w:rsidRDefault="009F616B" w:rsidP="009F616B">
            <w:pPr>
              <w:spacing w:after="0" w:line="240" w:lineRule="auto"/>
              <w:jc w:val="center"/>
              <w:rPr>
                <w:rFonts w:eastAsia="Times New Roman" w:cs="Times New Roman"/>
                <w:b/>
                <w:sz w:val="26"/>
                <w:szCs w:val="26"/>
              </w:rPr>
            </w:pPr>
            <w:r w:rsidRPr="00723EC7">
              <w:rPr>
                <w:rFonts w:eastAsia="Times New Roman" w:cs="Times New Roman"/>
                <w:b/>
                <w:sz w:val="26"/>
                <w:szCs w:val="26"/>
              </w:rPr>
              <w:t>Độc lập - Tự do - Hạnh phúc</w:t>
            </w:r>
          </w:p>
        </w:tc>
      </w:tr>
      <w:tr w:rsidR="00723EC7" w:rsidRPr="00723EC7" w14:paraId="35D56DCD" w14:textId="77777777" w:rsidTr="007F425D">
        <w:tc>
          <w:tcPr>
            <w:tcW w:w="5670" w:type="dxa"/>
          </w:tcPr>
          <w:p w14:paraId="4790331E" w14:textId="749D5C66" w:rsidR="009F616B" w:rsidRPr="00723EC7" w:rsidRDefault="000E5C33" w:rsidP="009F616B">
            <w:pPr>
              <w:spacing w:after="0" w:line="240" w:lineRule="auto"/>
              <w:jc w:val="center"/>
              <w:rPr>
                <w:rFonts w:eastAsia="Times New Roman" w:cs="Times New Roman"/>
                <w:szCs w:val="24"/>
              </w:rPr>
            </w:pPr>
            <w:r>
              <w:rPr>
                <w:rFonts w:eastAsia="Times New Roman" w:cs="Times New Roman"/>
                <w:noProof/>
                <w:szCs w:val="24"/>
                <w:lang w:val="vi-VN" w:eastAsia="vi-VN"/>
              </w:rPr>
              <mc:AlternateContent>
                <mc:Choice Requires="wps">
                  <w:drawing>
                    <wp:anchor distT="0" distB="0" distL="114300" distR="114300" simplePos="0" relativeHeight="251666432" behindDoc="0" locked="0" layoutInCell="1" allowOverlap="1" wp14:anchorId="53EE9D0E" wp14:editId="1FE3EE5B">
                      <wp:simplePos x="0" y="0"/>
                      <wp:positionH relativeFrom="column">
                        <wp:posOffset>1173480</wp:posOffset>
                      </wp:positionH>
                      <wp:positionV relativeFrom="paragraph">
                        <wp:posOffset>14661</wp:posOffset>
                      </wp:positionV>
                      <wp:extent cx="1100295" cy="0"/>
                      <wp:effectExtent l="0" t="0" r="0" b="0"/>
                      <wp:wrapNone/>
                      <wp:docPr id="1385067617" name="Straight Connector 1"/>
                      <wp:cNvGraphicFramePr/>
                      <a:graphic xmlns:a="http://schemas.openxmlformats.org/drawingml/2006/main">
                        <a:graphicData uri="http://schemas.microsoft.com/office/word/2010/wordprocessingShape">
                          <wps:wsp>
                            <wps:cNvCnPr/>
                            <wps:spPr>
                              <a:xfrm>
                                <a:off x="0" y="0"/>
                                <a:ext cx="11002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6355BA" id="Straight Connector 1"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92.4pt,1.15pt" to="179.0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" strokecolor="black [3040]"/>
                  </w:pict>
                </mc:Fallback>
              </mc:AlternateContent>
            </w:r>
          </w:p>
        </w:tc>
        <w:tc>
          <w:tcPr>
            <w:tcW w:w="5245" w:type="dxa"/>
          </w:tcPr>
          <w:p w14:paraId="0205DBFF" w14:textId="4E5171DB" w:rsidR="009F616B" w:rsidRPr="00723EC7" w:rsidRDefault="009F616B" w:rsidP="009F616B">
            <w:pPr>
              <w:spacing w:after="0" w:line="240" w:lineRule="auto"/>
              <w:jc w:val="center"/>
              <w:rPr>
                <w:rFonts w:eastAsia="Times New Roman" w:cs="Times New Roman"/>
                <w:szCs w:val="24"/>
              </w:rPr>
            </w:pPr>
            <w:r w:rsidRPr="00723EC7">
              <w:rPr>
                <w:rFonts w:eastAsia="Times New Roman" w:cs="Times New Roman"/>
                <w:noProof/>
                <w:szCs w:val="24"/>
                <w:lang w:val="vi-VN" w:eastAsia="vi-VN"/>
              </w:rPr>
              <mc:AlternateContent>
                <mc:Choice Requires="wps">
                  <w:drawing>
                    <wp:anchor distT="0" distB="0" distL="114300" distR="114300" simplePos="0" relativeHeight="251664384" behindDoc="0" locked="0" layoutInCell="1" allowOverlap="1" wp14:anchorId="04826E26" wp14:editId="17BEB12B">
                      <wp:simplePos x="0" y="0"/>
                      <wp:positionH relativeFrom="column">
                        <wp:posOffset>621030</wp:posOffset>
                      </wp:positionH>
                      <wp:positionV relativeFrom="paragraph">
                        <wp:posOffset>24130</wp:posOffset>
                      </wp:positionV>
                      <wp:extent cx="197993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9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BBF3ED" id="Straight Connector 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pt,1.9pt" to="204.8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"/>
                  </w:pict>
                </mc:Fallback>
              </mc:AlternateContent>
            </w:r>
          </w:p>
        </w:tc>
      </w:tr>
      <w:tr w:rsidR="00723EC7" w:rsidRPr="00723EC7" w14:paraId="6A4D6AD8" w14:textId="77777777" w:rsidTr="007F425D">
        <w:trPr>
          <w:trHeight w:val="368"/>
        </w:trPr>
        <w:tc>
          <w:tcPr>
            <w:tcW w:w="5670" w:type="dxa"/>
            <w:vAlign w:val="center"/>
          </w:tcPr>
          <w:p w14:paraId="57E212BD" w14:textId="69290D0B" w:rsidR="009F616B" w:rsidRPr="00723EC7" w:rsidRDefault="001A1E7A" w:rsidP="001A1E7A">
            <w:pPr>
              <w:spacing w:after="0" w:line="240" w:lineRule="auto"/>
              <w:jc w:val="center"/>
              <w:rPr>
                <w:rFonts w:eastAsia="Times New Roman" w:cs="Times New Roman"/>
                <w:sz w:val="26"/>
                <w:szCs w:val="26"/>
              </w:rPr>
            </w:pPr>
            <w:r w:rsidRPr="00723EC7">
              <w:rPr>
                <w:rFonts w:eastAsia="Times New Roman" w:cs="Times New Roman"/>
                <w:sz w:val="26"/>
                <w:szCs w:val="26"/>
              </w:rPr>
              <w:t>Số:</w:t>
            </w:r>
            <w:r w:rsidR="0075126B">
              <w:rPr>
                <w:rFonts w:eastAsia="Times New Roman" w:cs="Times New Roman"/>
                <w:sz w:val="26"/>
                <w:szCs w:val="26"/>
              </w:rPr>
              <w:t xml:space="preserve"> </w:t>
            </w:r>
            <w:r w:rsidR="000E5C33">
              <w:rPr>
                <w:rFonts w:eastAsia="Times New Roman" w:cs="Times New Roman"/>
                <w:sz w:val="26"/>
                <w:szCs w:val="26"/>
              </w:rPr>
              <w:t xml:space="preserve">         </w:t>
            </w:r>
            <w:r w:rsidRPr="00723EC7">
              <w:rPr>
                <w:rFonts w:eastAsia="Times New Roman" w:cs="Times New Roman"/>
                <w:sz w:val="26"/>
                <w:szCs w:val="26"/>
              </w:rPr>
              <w:t>/</w:t>
            </w:r>
            <w:r w:rsidR="000E5C33">
              <w:rPr>
                <w:rFonts w:eastAsia="Times New Roman" w:cs="Times New Roman"/>
                <w:sz w:val="26"/>
                <w:szCs w:val="26"/>
              </w:rPr>
              <w:t>ANHK</w:t>
            </w:r>
          </w:p>
        </w:tc>
        <w:tc>
          <w:tcPr>
            <w:tcW w:w="5245" w:type="dxa"/>
            <w:vAlign w:val="center"/>
          </w:tcPr>
          <w:p w14:paraId="16F5AF29" w14:textId="2AFB381D" w:rsidR="009F616B" w:rsidRPr="00723EC7" w:rsidRDefault="002F1079" w:rsidP="001A4EC9">
            <w:pPr>
              <w:spacing w:after="0" w:line="240" w:lineRule="auto"/>
              <w:jc w:val="center"/>
              <w:rPr>
                <w:rFonts w:eastAsia="Times New Roman" w:cs="Times New Roman"/>
                <w:i/>
                <w:szCs w:val="24"/>
              </w:rPr>
            </w:pPr>
            <w:r w:rsidRPr="00723EC7">
              <w:rPr>
                <w:rFonts w:eastAsia="Times New Roman" w:cs="Times New Roman"/>
                <w:i/>
                <w:szCs w:val="24"/>
              </w:rPr>
              <w:t>Hà Nội</w:t>
            </w:r>
            <w:r w:rsidR="009F616B" w:rsidRPr="00723EC7">
              <w:rPr>
                <w:rFonts w:eastAsia="Times New Roman" w:cs="Times New Roman"/>
                <w:i/>
                <w:szCs w:val="24"/>
              </w:rPr>
              <w:t>, ngày</w:t>
            </w:r>
            <w:r w:rsidR="0075126B">
              <w:rPr>
                <w:rFonts w:eastAsia="Times New Roman" w:cs="Times New Roman"/>
                <w:i/>
                <w:szCs w:val="24"/>
              </w:rPr>
              <w:t xml:space="preserve"> </w:t>
            </w:r>
            <w:r w:rsidR="000E5C33">
              <w:rPr>
                <w:rFonts w:eastAsia="Times New Roman" w:cs="Times New Roman"/>
                <w:i/>
                <w:szCs w:val="24"/>
              </w:rPr>
              <w:t xml:space="preserve">     </w:t>
            </w:r>
            <w:r w:rsidR="009F616B" w:rsidRPr="00723EC7">
              <w:rPr>
                <w:rFonts w:eastAsia="Times New Roman" w:cs="Times New Roman"/>
                <w:i/>
                <w:szCs w:val="24"/>
              </w:rPr>
              <w:t xml:space="preserve"> tháng </w:t>
            </w:r>
            <w:r w:rsidR="002A221F">
              <w:rPr>
                <w:rFonts w:eastAsia="Times New Roman" w:cs="Times New Roman"/>
                <w:i/>
                <w:szCs w:val="24"/>
              </w:rPr>
              <w:t>7</w:t>
            </w:r>
            <w:r w:rsidR="00886A0C" w:rsidRPr="00723EC7">
              <w:rPr>
                <w:rFonts w:eastAsia="Times New Roman" w:cs="Times New Roman"/>
                <w:i/>
                <w:szCs w:val="24"/>
              </w:rPr>
              <w:t xml:space="preserve"> </w:t>
            </w:r>
            <w:r w:rsidR="009F616B" w:rsidRPr="00723EC7">
              <w:rPr>
                <w:rFonts w:eastAsia="Times New Roman" w:cs="Times New Roman"/>
                <w:i/>
                <w:szCs w:val="24"/>
              </w:rPr>
              <w:t>năm 202</w:t>
            </w:r>
            <w:r w:rsidR="000E5C33">
              <w:rPr>
                <w:rFonts w:eastAsia="Times New Roman" w:cs="Times New Roman"/>
                <w:i/>
                <w:szCs w:val="24"/>
              </w:rPr>
              <w:t>4</w:t>
            </w:r>
          </w:p>
        </w:tc>
      </w:tr>
    </w:tbl>
    <w:p w14:paraId="6147764B" w14:textId="341185F8" w:rsidR="006D1EBC" w:rsidRPr="004E7DE2" w:rsidRDefault="006D1EBC" w:rsidP="006D1EBC">
      <w:pPr>
        <w:spacing w:after="0" w:line="240" w:lineRule="auto"/>
        <w:jc w:val="both"/>
        <w:rPr>
          <w:rFonts w:eastAsia="Times New Roman" w:cs="Times New Roman"/>
          <w:b/>
          <w:sz w:val="36"/>
          <w:szCs w:val="36"/>
        </w:rPr>
      </w:pPr>
    </w:p>
    <w:p w14:paraId="001F1103" w14:textId="3DF3AFBD" w:rsidR="00F66C42" w:rsidRPr="001C579C" w:rsidRDefault="0074657B" w:rsidP="001A1E7A">
      <w:pPr>
        <w:spacing w:after="0" w:line="240" w:lineRule="auto"/>
        <w:jc w:val="center"/>
        <w:rPr>
          <w:rFonts w:eastAsia="Times New Roman" w:cs="Times New Roman"/>
          <w:b/>
          <w:sz w:val="24"/>
          <w:szCs w:val="24"/>
        </w:rPr>
      </w:pPr>
      <w:r>
        <w:rPr>
          <w:rFonts w:eastAsia="Times New Roman" w:cs="Times New Roman"/>
          <w:b/>
          <w:sz w:val="24"/>
          <w:szCs w:val="24"/>
        </w:rPr>
        <w:t>PHÂN CÔNG NHIỆM VỤ</w:t>
      </w:r>
    </w:p>
    <w:p w14:paraId="760907BE" w14:textId="77777777" w:rsidR="004E7DE2" w:rsidRDefault="0074657B" w:rsidP="004E7DE2">
      <w:pPr>
        <w:spacing w:after="0" w:line="240" w:lineRule="auto"/>
        <w:jc w:val="center"/>
        <w:rPr>
          <w:rFonts w:eastAsia="Times New Roman" w:cs="Times New Roman"/>
          <w:b/>
          <w:szCs w:val="28"/>
        </w:rPr>
      </w:pPr>
      <w:r>
        <w:rPr>
          <w:rFonts w:eastAsia="Times New Roman" w:cs="Times New Roman"/>
          <w:b/>
          <w:szCs w:val="28"/>
        </w:rPr>
        <w:t>Đối với cán bộ, nhân viên Ban An ninh hàng không</w:t>
      </w:r>
    </w:p>
    <w:p w14:paraId="55570F00" w14:textId="034480AC" w:rsidR="00940AF8" w:rsidRPr="00723EC7" w:rsidRDefault="001C579C" w:rsidP="004E7DE2">
      <w:pPr>
        <w:spacing w:after="0" w:line="240" w:lineRule="auto"/>
        <w:jc w:val="center"/>
        <w:rPr>
          <w:rFonts w:eastAsia="Times New Roman" w:cs="Times New Roman"/>
          <w:b/>
          <w:szCs w:val="28"/>
        </w:rPr>
      </w:pPr>
      <w:r>
        <w:rPr>
          <w:rFonts w:eastAsia="Times New Roman" w:cs="Times New Roman"/>
          <w:b/>
          <w:noProof/>
          <w:szCs w:val="28"/>
          <w:lang w:val="vi-VN" w:eastAsia="vi-VN"/>
        </w:rPr>
        <mc:AlternateContent>
          <mc:Choice Requires="wps">
            <w:drawing>
              <wp:anchor distT="0" distB="0" distL="114300" distR="114300" simplePos="0" relativeHeight="251667456" behindDoc="0" locked="0" layoutInCell="1" allowOverlap="1" wp14:anchorId="787C5823" wp14:editId="5548FB88">
                <wp:simplePos x="0" y="0"/>
                <wp:positionH relativeFrom="column">
                  <wp:posOffset>2014276</wp:posOffset>
                </wp:positionH>
                <wp:positionV relativeFrom="paragraph">
                  <wp:posOffset>23495</wp:posOffset>
                </wp:positionV>
                <wp:extent cx="1763485" cy="0"/>
                <wp:effectExtent l="0" t="0" r="0" b="0"/>
                <wp:wrapNone/>
                <wp:docPr id="333772778" name="Straight Connector 3"/>
                <wp:cNvGraphicFramePr/>
                <a:graphic xmlns:a="http://schemas.openxmlformats.org/drawingml/2006/main">
                  <a:graphicData uri="http://schemas.microsoft.com/office/word/2010/wordprocessingShape">
                    <wps:wsp>
                      <wps:cNvCnPr/>
                      <wps:spPr>
                        <a:xfrm>
                          <a:off x="0" y="0"/>
                          <a:ext cx="17634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60EFBA2" id="Straight Connector 3"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58.6pt,1.85pt" to="297.4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Z7SmQ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" strokecolor="black [3040]"/>
            </w:pict>
          </mc:Fallback>
        </mc:AlternateContent>
      </w:r>
      <w:r w:rsidR="00940AF8" w:rsidRPr="00723EC7">
        <w:rPr>
          <w:rFonts w:eastAsia="Times New Roman" w:cs="Times New Roman"/>
          <w:b/>
          <w:szCs w:val="28"/>
        </w:rPr>
        <w:t xml:space="preserve">     </w:t>
      </w:r>
      <w:r w:rsidR="00940AF8" w:rsidRPr="00723EC7">
        <w:rPr>
          <w:rFonts w:eastAsia="Times New Roman" w:cs="Times New Roman"/>
          <w:b/>
          <w:szCs w:val="28"/>
        </w:rPr>
        <w:tab/>
      </w:r>
      <w:r w:rsidR="00940AF8" w:rsidRPr="00723EC7">
        <w:rPr>
          <w:rFonts w:eastAsia="Times New Roman" w:cs="Times New Roman"/>
          <w:b/>
          <w:szCs w:val="28"/>
        </w:rPr>
        <w:tab/>
        <w:t xml:space="preserve">     </w:t>
      </w:r>
      <w:r w:rsidR="00F70BB0" w:rsidRPr="00723EC7">
        <w:rPr>
          <w:rFonts w:eastAsia="Times New Roman" w:cs="Times New Roman"/>
          <w:b/>
          <w:szCs w:val="28"/>
        </w:rPr>
        <w:tab/>
      </w:r>
    </w:p>
    <w:p w14:paraId="36998BEC" w14:textId="08F24B04" w:rsidR="0074657B" w:rsidRPr="007C088F" w:rsidRDefault="009B460B" w:rsidP="00CC34C6">
      <w:pPr>
        <w:spacing w:before="60" w:after="60" w:line="288" w:lineRule="auto"/>
        <w:jc w:val="both"/>
        <w:rPr>
          <w:rFonts w:eastAsia="Times New Roman" w:cs="Times New Roman"/>
          <w:i/>
          <w:iCs/>
          <w:szCs w:val="28"/>
        </w:rPr>
      </w:pPr>
      <w:r w:rsidRPr="007C088F">
        <w:rPr>
          <w:rFonts w:eastAsia="Times New Roman" w:cs="Times New Roman"/>
          <w:i/>
          <w:iCs/>
          <w:szCs w:val="28"/>
        </w:rPr>
        <w:tab/>
      </w:r>
      <w:r w:rsidR="0074657B" w:rsidRPr="00B502A4">
        <w:rPr>
          <w:rFonts w:eastAsia="Times New Roman" w:cs="Times New Roman"/>
          <w:i/>
          <w:iCs/>
          <w:szCs w:val="28"/>
        </w:rPr>
        <w:t xml:space="preserve">Căn cứ Quyết định số </w:t>
      </w:r>
      <w:r w:rsidR="00805837" w:rsidRPr="00B502A4">
        <w:rPr>
          <w:rFonts w:eastAsia="Times New Roman" w:cs="Times New Roman"/>
          <w:i/>
          <w:iCs/>
          <w:szCs w:val="28"/>
        </w:rPr>
        <w:t>1989/</w:t>
      </w:r>
      <w:r w:rsidR="0074657B" w:rsidRPr="00B502A4">
        <w:rPr>
          <w:rFonts w:eastAsia="Times New Roman" w:cs="Times New Roman"/>
          <w:i/>
          <w:iCs/>
          <w:szCs w:val="28"/>
        </w:rPr>
        <w:t>QĐ</w:t>
      </w:r>
      <w:r w:rsidR="00805837" w:rsidRPr="00B502A4">
        <w:rPr>
          <w:rFonts w:eastAsia="Times New Roman" w:cs="Times New Roman"/>
          <w:i/>
          <w:iCs/>
          <w:szCs w:val="28"/>
        </w:rPr>
        <w:t xml:space="preserve">-QLB </w:t>
      </w:r>
      <w:r w:rsidR="0074657B" w:rsidRPr="00B502A4">
        <w:rPr>
          <w:rFonts w:eastAsia="Times New Roman" w:cs="Times New Roman"/>
          <w:i/>
          <w:iCs/>
          <w:szCs w:val="28"/>
        </w:rPr>
        <w:t xml:space="preserve">ngày </w:t>
      </w:r>
      <w:r w:rsidR="00805837" w:rsidRPr="00B502A4">
        <w:rPr>
          <w:rFonts w:eastAsia="Times New Roman" w:cs="Times New Roman"/>
          <w:i/>
          <w:iCs/>
          <w:szCs w:val="28"/>
        </w:rPr>
        <w:t>08/4/2024</w:t>
      </w:r>
      <w:r w:rsidR="0074657B" w:rsidRPr="00B502A4">
        <w:rPr>
          <w:rFonts w:eastAsia="Times New Roman" w:cs="Times New Roman"/>
          <w:i/>
          <w:iCs/>
          <w:szCs w:val="28"/>
        </w:rPr>
        <w:t xml:space="preserve"> của </w:t>
      </w:r>
      <w:r w:rsidR="00805837" w:rsidRPr="00B502A4">
        <w:rPr>
          <w:rFonts w:eastAsia="Times New Roman" w:cs="Times New Roman"/>
          <w:i/>
          <w:iCs/>
          <w:szCs w:val="28"/>
        </w:rPr>
        <w:t>Tổng Giám đốc</w:t>
      </w:r>
      <w:r w:rsidR="0074657B" w:rsidRPr="00B502A4">
        <w:rPr>
          <w:rFonts w:eastAsia="Times New Roman" w:cs="Times New Roman"/>
          <w:i/>
          <w:iCs/>
          <w:szCs w:val="28"/>
        </w:rPr>
        <w:t xml:space="preserve"> Tổng công ty Quản lý bay Việt Nam về việc </w:t>
      </w:r>
      <w:r w:rsidR="00805837" w:rsidRPr="00B502A4">
        <w:rPr>
          <w:rFonts w:eastAsia="Times New Roman" w:cs="Times New Roman"/>
          <w:i/>
          <w:iCs/>
          <w:szCs w:val="28"/>
        </w:rPr>
        <w:t>ban hành Quy chế tổ chức và hoạt động của</w:t>
      </w:r>
      <w:r w:rsidR="0074657B" w:rsidRPr="00B502A4">
        <w:rPr>
          <w:rFonts w:eastAsia="Times New Roman" w:cs="Times New Roman"/>
          <w:i/>
          <w:iCs/>
          <w:szCs w:val="28"/>
        </w:rPr>
        <w:t xml:space="preserve"> Ban An ninh hàng không</w:t>
      </w:r>
      <w:r w:rsidR="007C088F" w:rsidRPr="00B502A4">
        <w:rPr>
          <w:rFonts w:eastAsia="Times New Roman" w:cs="Times New Roman"/>
          <w:i/>
          <w:iCs/>
          <w:szCs w:val="28"/>
        </w:rPr>
        <w:t>.</w:t>
      </w:r>
    </w:p>
    <w:p w14:paraId="62665D27" w14:textId="260506AD" w:rsidR="0074657B" w:rsidRPr="005E43E9" w:rsidRDefault="0074657B" w:rsidP="00CC34C6">
      <w:pPr>
        <w:spacing w:before="60" w:after="60" w:line="288" w:lineRule="auto"/>
        <w:jc w:val="both"/>
        <w:rPr>
          <w:rFonts w:eastAsia="Times New Roman" w:cs="Times New Roman"/>
          <w:szCs w:val="28"/>
        </w:rPr>
      </w:pPr>
      <w:r w:rsidRPr="005E43E9">
        <w:rPr>
          <w:rFonts w:eastAsia="Times New Roman" w:cs="Times New Roman"/>
          <w:i/>
          <w:iCs/>
          <w:szCs w:val="28"/>
        </w:rPr>
        <w:tab/>
      </w:r>
      <w:r w:rsidRPr="005E43E9">
        <w:rPr>
          <w:rFonts w:eastAsia="Times New Roman" w:cs="Times New Roman"/>
          <w:szCs w:val="28"/>
        </w:rPr>
        <w:t>Trên cơ sở nhân sự lao động thực tế, Trưởng Ban An ninh hàng không phân công nhiệm vụ đối với cán bộ, nhân viên như sau:</w:t>
      </w:r>
    </w:p>
    <w:p w14:paraId="2D4791EC" w14:textId="3BFD7A5F" w:rsidR="00C87AD8" w:rsidRPr="0083478A" w:rsidRDefault="00C87AD8" w:rsidP="00CC34C6">
      <w:pPr>
        <w:spacing w:before="60" w:after="60" w:line="288" w:lineRule="auto"/>
        <w:jc w:val="both"/>
        <w:rPr>
          <w:rFonts w:eastAsia="Times New Roman" w:cs="Times New Roman"/>
          <w:b/>
          <w:bCs/>
          <w:sz w:val="26"/>
          <w:szCs w:val="26"/>
        </w:rPr>
      </w:pPr>
      <w:r w:rsidRPr="0083478A">
        <w:rPr>
          <w:rFonts w:eastAsia="Times New Roman" w:cs="Times New Roman"/>
          <w:b/>
          <w:bCs/>
          <w:sz w:val="26"/>
          <w:szCs w:val="26"/>
        </w:rPr>
        <w:tab/>
        <w:t xml:space="preserve">I. NGUYÊN TẮC </w:t>
      </w:r>
      <w:r w:rsidR="007C088F" w:rsidRPr="0083478A">
        <w:rPr>
          <w:rFonts w:eastAsia="Times New Roman" w:cs="Times New Roman"/>
          <w:b/>
          <w:bCs/>
          <w:sz w:val="26"/>
          <w:szCs w:val="26"/>
        </w:rPr>
        <w:t>LÀM VIỆC</w:t>
      </w:r>
      <w:r w:rsidRPr="0083478A">
        <w:rPr>
          <w:rFonts w:eastAsia="Times New Roman" w:cs="Times New Roman"/>
          <w:b/>
          <w:bCs/>
          <w:sz w:val="26"/>
          <w:szCs w:val="26"/>
        </w:rPr>
        <w:t xml:space="preserve"> VÀ QUAN HỆ CÔNG TÁC TRONG BAN AN NINH HÀNG KHÔNG</w:t>
      </w:r>
    </w:p>
    <w:p w14:paraId="511AC74F" w14:textId="064C6548" w:rsidR="00C87AD8" w:rsidRPr="007C088F" w:rsidRDefault="00C87AD8" w:rsidP="0083478A">
      <w:pPr>
        <w:spacing w:before="60" w:after="60" w:line="283" w:lineRule="auto"/>
        <w:ind w:firstLine="709"/>
        <w:jc w:val="both"/>
        <w:rPr>
          <w:rFonts w:eastAsia="Times New Roman" w:cs="Times New Roman"/>
          <w:szCs w:val="28"/>
        </w:rPr>
      </w:pPr>
      <w:r w:rsidRPr="005E43E9">
        <w:rPr>
          <w:rFonts w:eastAsia="Times New Roman" w:cs="Times New Roman"/>
          <w:szCs w:val="28"/>
        </w:rPr>
        <w:tab/>
      </w:r>
      <w:r w:rsidRPr="0083478A">
        <w:rPr>
          <w:rFonts w:eastAsia="Times New Roman" w:cs="Times New Roman"/>
          <w:szCs w:val="28"/>
        </w:rPr>
        <w:t>1.</w:t>
      </w:r>
      <w:r w:rsidRPr="007C088F">
        <w:rPr>
          <w:rFonts w:eastAsia="Times New Roman" w:cs="Times New Roman"/>
          <w:szCs w:val="28"/>
        </w:rPr>
        <w:t xml:space="preserve"> Trưởng </w:t>
      </w:r>
      <w:r w:rsidR="00351A79" w:rsidRPr="007C088F">
        <w:rPr>
          <w:rFonts w:eastAsia="Times New Roman" w:cs="Times New Roman"/>
          <w:szCs w:val="28"/>
        </w:rPr>
        <w:t>b</w:t>
      </w:r>
      <w:r w:rsidRPr="007C088F">
        <w:rPr>
          <w:rFonts w:eastAsia="Times New Roman" w:cs="Times New Roman"/>
          <w:szCs w:val="28"/>
        </w:rPr>
        <w:t>an là người đứng đầu, lãnh đạo và chỉ đạo toàn diện các mặt công tác của Ban An ninh hàng không</w:t>
      </w:r>
      <w:r w:rsidR="00D41DEC" w:rsidRPr="007C088F">
        <w:rPr>
          <w:rFonts w:eastAsia="Times New Roman" w:cs="Times New Roman"/>
          <w:szCs w:val="28"/>
        </w:rPr>
        <w:t xml:space="preserve"> (ANHK)</w:t>
      </w:r>
      <w:r w:rsidR="007C088F" w:rsidRPr="007C088F">
        <w:rPr>
          <w:rFonts w:eastAsia="Times New Roman" w:cs="Times New Roman"/>
          <w:szCs w:val="28"/>
        </w:rPr>
        <w:t>.</w:t>
      </w:r>
    </w:p>
    <w:p w14:paraId="5394EBB8" w14:textId="3BD63BAC" w:rsidR="00C87AD8" w:rsidRPr="007C088F" w:rsidRDefault="00C87AD8" w:rsidP="0083478A">
      <w:pPr>
        <w:spacing w:before="60" w:after="60" w:line="283" w:lineRule="auto"/>
        <w:ind w:firstLine="709"/>
        <w:jc w:val="both"/>
        <w:rPr>
          <w:rFonts w:eastAsia="Times New Roman" w:cs="Times New Roman"/>
          <w:szCs w:val="28"/>
        </w:rPr>
      </w:pPr>
      <w:r w:rsidRPr="007C088F">
        <w:rPr>
          <w:rFonts w:eastAsia="Times New Roman" w:cs="Times New Roman"/>
          <w:szCs w:val="28"/>
        </w:rPr>
        <w:tab/>
      </w:r>
      <w:r w:rsidRPr="0083478A">
        <w:rPr>
          <w:rFonts w:eastAsia="Times New Roman" w:cs="Times New Roman"/>
          <w:szCs w:val="28"/>
        </w:rPr>
        <w:t>2.</w:t>
      </w:r>
      <w:r w:rsidRPr="007C088F">
        <w:rPr>
          <w:rFonts w:eastAsia="Times New Roman" w:cs="Times New Roman"/>
          <w:szCs w:val="28"/>
        </w:rPr>
        <w:t xml:space="preserve"> Trưởng </w:t>
      </w:r>
      <w:r w:rsidR="00351A79" w:rsidRPr="007C088F">
        <w:rPr>
          <w:rFonts w:eastAsia="Times New Roman" w:cs="Times New Roman"/>
          <w:szCs w:val="28"/>
        </w:rPr>
        <w:t>b</w:t>
      </w:r>
      <w:r w:rsidRPr="007C088F">
        <w:rPr>
          <w:rFonts w:eastAsia="Times New Roman" w:cs="Times New Roman"/>
          <w:szCs w:val="28"/>
        </w:rPr>
        <w:t>an phân công nhiệm vụ cho Phó Trưởng ban, Phụ trách bộ phận và nhân viên trong Ban</w:t>
      </w:r>
      <w:r w:rsidR="008B5CDC" w:rsidRPr="007C088F">
        <w:rPr>
          <w:rFonts w:eastAsia="Times New Roman" w:cs="Times New Roman"/>
          <w:szCs w:val="28"/>
        </w:rPr>
        <w:t xml:space="preserve"> bảo đảm đúng chức năng, nhiệm vụ của Ban An ninh hàng không và phù hợp với chức danh, trình độ, năng lực của mỗi cá nhân trong Ban</w:t>
      </w:r>
      <w:r w:rsidR="007C088F" w:rsidRPr="007C088F">
        <w:rPr>
          <w:rFonts w:eastAsia="Times New Roman" w:cs="Times New Roman"/>
          <w:szCs w:val="28"/>
        </w:rPr>
        <w:t>.</w:t>
      </w:r>
    </w:p>
    <w:p w14:paraId="14C4382E" w14:textId="33E14825" w:rsidR="007C088F" w:rsidRPr="007C088F" w:rsidRDefault="007C088F" w:rsidP="0083478A">
      <w:pPr>
        <w:spacing w:before="60" w:after="60" w:line="283" w:lineRule="auto"/>
        <w:ind w:firstLine="709"/>
        <w:jc w:val="both"/>
        <w:rPr>
          <w:rFonts w:eastAsia="Times New Roman" w:cs="Times New Roman"/>
          <w:szCs w:val="28"/>
        </w:rPr>
      </w:pPr>
      <w:r w:rsidRPr="0083478A">
        <w:rPr>
          <w:rFonts w:eastAsia="Times New Roman" w:cs="Times New Roman"/>
          <w:szCs w:val="28"/>
        </w:rPr>
        <w:t>3. Phụ trách bộ phận có trách nhiệm phân công một số lĩnh vực công tác cho các nhân viên thuộc bộ phận phụ trách</w:t>
      </w:r>
      <w:r w:rsidR="00620168" w:rsidRPr="0083478A">
        <w:rPr>
          <w:rFonts w:eastAsia="Times New Roman" w:cs="Times New Roman"/>
          <w:szCs w:val="28"/>
        </w:rPr>
        <w:t>. Thường xuyên báo cáo tiến độ thực hiện công việc và các tình huống phát sinh (nếu có) cho Lãnh đạo phụ trách</w:t>
      </w:r>
      <w:r w:rsidRPr="0083478A">
        <w:rPr>
          <w:rFonts w:eastAsia="Times New Roman" w:cs="Times New Roman"/>
          <w:szCs w:val="28"/>
        </w:rPr>
        <w:t>.</w:t>
      </w:r>
    </w:p>
    <w:p w14:paraId="1395CDCD" w14:textId="5A26BD0B" w:rsidR="008B5CDC" w:rsidRDefault="008B5CDC" w:rsidP="0083478A">
      <w:pPr>
        <w:spacing w:before="60" w:after="60" w:line="283" w:lineRule="auto"/>
        <w:ind w:firstLine="709"/>
        <w:jc w:val="both"/>
        <w:rPr>
          <w:rFonts w:eastAsia="Times New Roman" w:cs="Times New Roman"/>
          <w:szCs w:val="28"/>
        </w:rPr>
      </w:pPr>
      <w:r w:rsidRPr="007C088F">
        <w:rPr>
          <w:rFonts w:eastAsia="Times New Roman" w:cs="Times New Roman"/>
          <w:szCs w:val="28"/>
        </w:rPr>
        <w:tab/>
      </w:r>
      <w:r w:rsidR="00841561">
        <w:rPr>
          <w:rFonts w:eastAsia="Times New Roman" w:cs="Times New Roman"/>
          <w:szCs w:val="28"/>
        </w:rPr>
        <w:t>4</w:t>
      </w:r>
      <w:r w:rsidRPr="0083478A">
        <w:rPr>
          <w:rFonts w:eastAsia="Times New Roman" w:cs="Times New Roman"/>
          <w:szCs w:val="28"/>
        </w:rPr>
        <w:t>.</w:t>
      </w:r>
      <w:r w:rsidRPr="007C088F">
        <w:rPr>
          <w:rFonts w:eastAsia="Times New Roman" w:cs="Times New Roman"/>
          <w:szCs w:val="28"/>
        </w:rPr>
        <w:t xml:space="preserve"> Mỗi nhiệm vụ trong Ban do 01 lãnh đạo Ban chủ trì chỉ đạo</w:t>
      </w:r>
      <w:r w:rsidR="005C3CDD" w:rsidRPr="007C088F">
        <w:rPr>
          <w:rFonts w:eastAsia="Times New Roman" w:cs="Times New Roman"/>
          <w:szCs w:val="28"/>
        </w:rPr>
        <w:t xml:space="preserve"> và 01 bộ phận chủ trì thực hiện. Các nhân sự khác có trách nhiệm trao đổi, tìm hiểu và phối hợp theo chỉ đạo chung của Trưởng </w:t>
      </w:r>
      <w:r w:rsidR="00351A79" w:rsidRPr="007C088F">
        <w:rPr>
          <w:rFonts w:eastAsia="Times New Roman" w:cs="Times New Roman"/>
          <w:szCs w:val="28"/>
        </w:rPr>
        <w:t>b</w:t>
      </w:r>
      <w:r w:rsidR="005C3CDD" w:rsidRPr="007C088F">
        <w:rPr>
          <w:rFonts w:eastAsia="Times New Roman" w:cs="Times New Roman"/>
          <w:szCs w:val="28"/>
        </w:rPr>
        <w:t>an</w:t>
      </w:r>
      <w:r w:rsidR="007C088F" w:rsidRPr="007C088F">
        <w:rPr>
          <w:rFonts w:eastAsia="Times New Roman" w:cs="Times New Roman"/>
          <w:szCs w:val="28"/>
        </w:rPr>
        <w:t>.</w:t>
      </w:r>
    </w:p>
    <w:p w14:paraId="7B777504" w14:textId="436AC630" w:rsidR="00620168" w:rsidRPr="007C088F" w:rsidRDefault="00841561" w:rsidP="0083478A">
      <w:pPr>
        <w:spacing w:before="60" w:after="60" w:line="283" w:lineRule="auto"/>
        <w:ind w:firstLine="709"/>
        <w:jc w:val="both"/>
        <w:rPr>
          <w:rFonts w:eastAsia="Times New Roman" w:cs="Times New Roman"/>
          <w:szCs w:val="28"/>
        </w:rPr>
      </w:pPr>
      <w:r>
        <w:rPr>
          <w:rFonts w:eastAsia="Times New Roman" w:cs="Times New Roman"/>
          <w:szCs w:val="28"/>
        </w:rPr>
        <w:t>5</w:t>
      </w:r>
      <w:r w:rsidR="00620168">
        <w:rPr>
          <w:rFonts w:eastAsia="Times New Roman" w:cs="Times New Roman"/>
          <w:szCs w:val="28"/>
        </w:rPr>
        <w:t>. C</w:t>
      </w:r>
      <w:r w:rsidR="00620168" w:rsidRPr="00620168">
        <w:rPr>
          <w:rFonts w:eastAsia="Times New Roman" w:cs="Times New Roman"/>
          <w:szCs w:val="28"/>
        </w:rPr>
        <w:t>án bộ</w:t>
      </w:r>
      <w:r w:rsidR="00620168">
        <w:rPr>
          <w:rFonts w:eastAsia="Times New Roman" w:cs="Times New Roman"/>
          <w:szCs w:val="28"/>
        </w:rPr>
        <w:t>,</w:t>
      </w:r>
      <w:r w:rsidR="00620168" w:rsidRPr="00620168">
        <w:rPr>
          <w:rFonts w:eastAsia="Times New Roman" w:cs="Times New Roman"/>
          <w:szCs w:val="28"/>
        </w:rPr>
        <w:t xml:space="preserve"> nhân viên trong </w:t>
      </w:r>
      <w:r w:rsidR="00620168">
        <w:rPr>
          <w:rFonts w:eastAsia="Times New Roman" w:cs="Times New Roman"/>
          <w:szCs w:val="28"/>
        </w:rPr>
        <w:t>B</w:t>
      </w:r>
      <w:r w:rsidR="00620168" w:rsidRPr="00620168">
        <w:rPr>
          <w:rFonts w:eastAsia="Times New Roman" w:cs="Times New Roman"/>
          <w:szCs w:val="28"/>
        </w:rPr>
        <w:t>an phát huy tính chủ động</w:t>
      </w:r>
      <w:r w:rsidR="00620168">
        <w:rPr>
          <w:rFonts w:eastAsia="Times New Roman" w:cs="Times New Roman"/>
          <w:szCs w:val="28"/>
        </w:rPr>
        <w:t>,</w:t>
      </w:r>
      <w:r w:rsidR="00620168" w:rsidRPr="00620168">
        <w:rPr>
          <w:rFonts w:eastAsia="Times New Roman" w:cs="Times New Roman"/>
          <w:szCs w:val="28"/>
        </w:rPr>
        <w:t xml:space="preserve"> sáng tạo để giải quyết công việc đúng thời hạn được giao</w:t>
      </w:r>
      <w:r w:rsidR="00620168">
        <w:rPr>
          <w:rFonts w:eastAsia="Times New Roman" w:cs="Times New Roman"/>
          <w:szCs w:val="28"/>
        </w:rPr>
        <w:t>,</w:t>
      </w:r>
      <w:r w:rsidR="00620168" w:rsidRPr="00620168">
        <w:rPr>
          <w:rFonts w:eastAsia="Times New Roman" w:cs="Times New Roman"/>
          <w:szCs w:val="28"/>
        </w:rPr>
        <w:t xml:space="preserve"> đảm bảo chất lượng</w:t>
      </w:r>
      <w:r w:rsidR="00620168">
        <w:rPr>
          <w:rFonts w:eastAsia="Times New Roman" w:cs="Times New Roman"/>
          <w:szCs w:val="28"/>
        </w:rPr>
        <w:t>,</w:t>
      </w:r>
      <w:r w:rsidR="00620168" w:rsidRPr="00620168">
        <w:rPr>
          <w:rFonts w:eastAsia="Times New Roman" w:cs="Times New Roman"/>
          <w:szCs w:val="28"/>
        </w:rPr>
        <w:t xml:space="preserve"> tuân thủ quy trình xử lý công việc</w:t>
      </w:r>
      <w:r w:rsidR="00620168">
        <w:rPr>
          <w:rFonts w:eastAsia="Times New Roman" w:cs="Times New Roman"/>
          <w:szCs w:val="28"/>
        </w:rPr>
        <w:t>,</w:t>
      </w:r>
      <w:r w:rsidR="00620168" w:rsidRPr="00620168">
        <w:rPr>
          <w:rFonts w:eastAsia="Times New Roman" w:cs="Times New Roman"/>
          <w:szCs w:val="28"/>
        </w:rPr>
        <w:t xml:space="preserve"> đảm bảo về nội dung</w:t>
      </w:r>
      <w:r w:rsidR="00620168">
        <w:rPr>
          <w:rFonts w:eastAsia="Times New Roman" w:cs="Times New Roman"/>
          <w:szCs w:val="28"/>
        </w:rPr>
        <w:t>,</w:t>
      </w:r>
      <w:r w:rsidR="00620168" w:rsidRPr="00620168">
        <w:rPr>
          <w:rFonts w:eastAsia="Times New Roman" w:cs="Times New Roman"/>
          <w:szCs w:val="28"/>
        </w:rPr>
        <w:t xml:space="preserve"> hình thức</w:t>
      </w:r>
      <w:r w:rsidR="00620168">
        <w:rPr>
          <w:rFonts w:eastAsia="Times New Roman" w:cs="Times New Roman"/>
          <w:szCs w:val="28"/>
        </w:rPr>
        <w:t>,</w:t>
      </w:r>
      <w:r w:rsidR="00620168" w:rsidRPr="00620168">
        <w:rPr>
          <w:rFonts w:eastAsia="Times New Roman" w:cs="Times New Roman"/>
          <w:szCs w:val="28"/>
        </w:rPr>
        <w:t xml:space="preserve"> trình tự</w:t>
      </w:r>
      <w:r w:rsidR="00620168">
        <w:rPr>
          <w:rFonts w:eastAsia="Times New Roman" w:cs="Times New Roman"/>
          <w:szCs w:val="28"/>
        </w:rPr>
        <w:t>,</w:t>
      </w:r>
      <w:r w:rsidR="00620168" w:rsidRPr="00620168">
        <w:rPr>
          <w:rFonts w:eastAsia="Times New Roman" w:cs="Times New Roman"/>
          <w:szCs w:val="28"/>
        </w:rPr>
        <w:t xml:space="preserve"> thủ tục ban hành văn bản</w:t>
      </w:r>
      <w:r w:rsidR="00720010">
        <w:rPr>
          <w:rFonts w:eastAsia="Times New Roman" w:cs="Times New Roman"/>
          <w:szCs w:val="28"/>
        </w:rPr>
        <w:t xml:space="preserve">; </w:t>
      </w:r>
      <w:r w:rsidR="00720010" w:rsidRPr="00720010">
        <w:rPr>
          <w:rFonts w:eastAsia="Times New Roman" w:cs="Times New Roman"/>
          <w:szCs w:val="28"/>
        </w:rPr>
        <w:t xml:space="preserve">chịu trách nhiệm trước </w:t>
      </w:r>
      <w:r w:rsidR="00720010">
        <w:rPr>
          <w:rFonts w:eastAsia="Times New Roman" w:cs="Times New Roman"/>
          <w:szCs w:val="28"/>
        </w:rPr>
        <w:t>T</w:t>
      </w:r>
      <w:r w:rsidR="00720010" w:rsidRPr="00720010">
        <w:rPr>
          <w:rFonts w:eastAsia="Times New Roman" w:cs="Times New Roman"/>
          <w:szCs w:val="28"/>
        </w:rPr>
        <w:t xml:space="preserve">rưởng ban và </w:t>
      </w:r>
      <w:r w:rsidR="00720010">
        <w:rPr>
          <w:rFonts w:eastAsia="Times New Roman" w:cs="Times New Roman"/>
          <w:szCs w:val="28"/>
        </w:rPr>
        <w:t>P</w:t>
      </w:r>
      <w:r w:rsidR="00720010" w:rsidRPr="00720010">
        <w:rPr>
          <w:rFonts w:eastAsia="Times New Roman" w:cs="Times New Roman"/>
          <w:szCs w:val="28"/>
        </w:rPr>
        <w:t xml:space="preserve">hó </w:t>
      </w:r>
      <w:r w:rsidR="00720010">
        <w:rPr>
          <w:rFonts w:eastAsia="Times New Roman" w:cs="Times New Roman"/>
          <w:szCs w:val="28"/>
        </w:rPr>
        <w:t>T</w:t>
      </w:r>
      <w:r w:rsidR="00720010" w:rsidRPr="00720010">
        <w:rPr>
          <w:rFonts w:eastAsia="Times New Roman" w:cs="Times New Roman"/>
          <w:szCs w:val="28"/>
        </w:rPr>
        <w:t>rưởng ban phụ trách về công việc được giao và chịu trách nhiệm trước pháp luật khi thi hành nhiệm vụ</w:t>
      </w:r>
      <w:r w:rsidR="00720010">
        <w:rPr>
          <w:rFonts w:eastAsia="Times New Roman" w:cs="Times New Roman"/>
          <w:szCs w:val="28"/>
        </w:rPr>
        <w:t>.</w:t>
      </w:r>
    </w:p>
    <w:p w14:paraId="4693D137" w14:textId="03E5D0F2" w:rsidR="005C3CDD" w:rsidRDefault="005C3CDD" w:rsidP="00620168">
      <w:pPr>
        <w:spacing w:before="60" w:after="60" w:line="283" w:lineRule="auto"/>
        <w:ind w:firstLine="709"/>
        <w:jc w:val="both"/>
        <w:rPr>
          <w:rFonts w:eastAsia="Times New Roman" w:cs="Times New Roman"/>
          <w:szCs w:val="28"/>
        </w:rPr>
      </w:pPr>
      <w:r w:rsidRPr="007C088F">
        <w:rPr>
          <w:rFonts w:eastAsia="Times New Roman" w:cs="Times New Roman"/>
          <w:szCs w:val="28"/>
        </w:rPr>
        <w:tab/>
      </w:r>
      <w:r w:rsidR="00841561">
        <w:rPr>
          <w:rFonts w:eastAsia="Times New Roman" w:cs="Times New Roman"/>
          <w:szCs w:val="28"/>
        </w:rPr>
        <w:t>6</w:t>
      </w:r>
      <w:r w:rsidRPr="0083478A">
        <w:rPr>
          <w:rFonts w:eastAsia="Times New Roman" w:cs="Times New Roman"/>
          <w:szCs w:val="28"/>
        </w:rPr>
        <w:t>.</w:t>
      </w:r>
      <w:r w:rsidRPr="007C088F">
        <w:rPr>
          <w:rFonts w:eastAsia="Times New Roman" w:cs="Times New Roman"/>
          <w:szCs w:val="28"/>
        </w:rPr>
        <w:t xml:space="preserve"> Nhân viên </w:t>
      </w:r>
      <w:r w:rsidR="00620168">
        <w:rPr>
          <w:rFonts w:eastAsia="Times New Roman" w:cs="Times New Roman"/>
          <w:szCs w:val="28"/>
        </w:rPr>
        <w:t>trong quá trình thực hiện</w:t>
      </w:r>
      <w:r w:rsidRPr="007C088F">
        <w:rPr>
          <w:rFonts w:eastAsia="Times New Roman" w:cs="Times New Roman"/>
          <w:szCs w:val="28"/>
        </w:rPr>
        <w:t xml:space="preserve"> nhiệm vụ báo cáo Phụ trách bộ phận xem xét, duyệt nội dung trước khi Phụ trách bộ phận báo cáo lãnh đạo Ban được giao chủ trì. Trường hợp có ý kiến chưa thống nhất giữa các bộ phận, giữa các lãnh đạo Ban thì lãnh đạo Ban chủ trì sẽ tổng hợp, báo cáo Trưởng ban quyết định</w:t>
      </w:r>
      <w:r w:rsidR="007C088F" w:rsidRPr="007C088F">
        <w:rPr>
          <w:rFonts w:eastAsia="Times New Roman" w:cs="Times New Roman"/>
          <w:szCs w:val="28"/>
        </w:rPr>
        <w:t>.</w:t>
      </w:r>
    </w:p>
    <w:p w14:paraId="4FAA7B9F" w14:textId="408AE58E" w:rsidR="00841561" w:rsidRDefault="00841561" w:rsidP="0083478A">
      <w:pPr>
        <w:spacing w:before="60" w:after="60" w:line="283" w:lineRule="auto"/>
        <w:ind w:firstLine="709"/>
        <w:jc w:val="both"/>
        <w:rPr>
          <w:rFonts w:eastAsia="Times New Roman" w:cs="Times New Roman"/>
          <w:szCs w:val="28"/>
        </w:rPr>
      </w:pPr>
      <w:r>
        <w:rPr>
          <w:rFonts w:eastAsia="Times New Roman" w:cs="Times New Roman"/>
          <w:szCs w:val="28"/>
        </w:rPr>
        <w:t xml:space="preserve">7. </w:t>
      </w:r>
      <w:r w:rsidR="00720010">
        <w:rPr>
          <w:rFonts w:eastAsia="Times New Roman" w:cs="Times New Roman"/>
          <w:szCs w:val="28"/>
        </w:rPr>
        <w:t>Phụ trách bộ phận</w:t>
      </w:r>
      <w:r>
        <w:rPr>
          <w:rFonts w:eastAsia="Times New Roman" w:cs="Times New Roman"/>
          <w:szCs w:val="28"/>
        </w:rPr>
        <w:t xml:space="preserve">, nhân viên </w:t>
      </w:r>
      <w:r w:rsidRPr="00841561">
        <w:rPr>
          <w:rFonts w:eastAsia="Times New Roman" w:cs="Times New Roman"/>
          <w:szCs w:val="28"/>
        </w:rPr>
        <w:t xml:space="preserve">được </w:t>
      </w:r>
      <w:r>
        <w:rPr>
          <w:rFonts w:eastAsia="Times New Roman" w:cs="Times New Roman"/>
          <w:szCs w:val="28"/>
        </w:rPr>
        <w:t>L</w:t>
      </w:r>
      <w:r w:rsidRPr="00841561">
        <w:rPr>
          <w:rFonts w:eastAsia="Times New Roman" w:cs="Times New Roman"/>
          <w:szCs w:val="28"/>
        </w:rPr>
        <w:t xml:space="preserve">ãnh đạo </w:t>
      </w:r>
      <w:r>
        <w:rPr>
          <w:rFonts w:eastAsia="Times New Roman" w:cs="Times New Roman"/>
          <w:szCs w:val="28"/>
        </w:rPr>
        <w:t>T</w:t>
      </w:r>
      <w:r w:rsidRPr="00841561">
        <w:rPr>
          <w:rFonts w:eastAsia="Times New Roman" w:cs="Times New Roman"/>
          <w:szCs w:val="28"/>
        </w:rPr>
        <w:t xml:space="preserve">ổng công ty trực tiếp giao nhiệm vụ </w:t>
      </w:r>
      <w:r>
        <w:rPr>
          <w:rFonts w:eastAsia="Times New Roman" w:cs="Times New Roman"/>
          <w:szCs w:val="28"/>
        </w:rPr>
        <w:t>(</w:t>
      </w:r>
      <w:r w:rsidRPr="00841561">
        <w:rPr>
          <w:rFonts w:eastAsia="Times New Roman" w:cs="Times New Roman"/>
          <w:szCs w:val="28"/>
        </w:rPr>
        <w:t xml:space="preserve">ví dụ tham gia các </w:t>
      </w:r>
      <w:r>
        <w:rPr>
          <w:rFonts w:eastAsia="Times New Roman" w:cs="Times New Roman"/>
          <w:szCs w:val="28"/>
        </w:rPr>
        <w:t xml:space="preserve">tổ </w:t>
      </w:r>
      <w:r w:rsidRPr="00841561">
        <w:rPr>
          <w:rFonts w:eastAsia="Times New Roman" w:cs="Times New Roman"/>
          <w:szCs w:val="28"/>
        </w:rPr>
        <w:t>dự án</w:t>
      </w:r>
      <w:r>
        <w:rPr>
          <w:rFonts w:eastAsia="Times New Roman" w:cs="Times New Roman"/>
          <w:szCs w:val="28"/>
        </w:rPr>
        <w:t xml:space="preserve">, </w:t>
      </w:r>
      <w:r w:rsidRPr="00841561">
        <w:rPr>
          <w:rFonts w:eastAsia="Times New Roman" w:cs="Times New Roman"/>
          <w:szCs w:val="28"/>
        </w:rPr>
        <w:t>đề án</w:t>
      </w:r>
      <w:r>
        <w:rPr>
          <w:rFonts w:eastAsia="Times New Roman" w:cs="Times New Roman"/>
          <w:szCs w:val="28"/>
        </w:rPr>
        <w:t xml:space="preserve">…) </w:t>
      </w:r>
      <w:r w:rsidR="00720010" w:rsidRPr="00720010">
        <w:rPr>
          <w:rFonts w:eastAsia="Times New Roman" w:cs="Times New Roman"/>
          <w:szCs w:val="28"/>
        </w:rPr>
        <w:t xml:space="preserve">phải có trách nhiệm chuẩn bị đầy </w:t>
      </w:r>
      <w:r w:rsidR="00720010" w:rsidRPr="00720010">
        <w:rPr>
          <w:rFonts w:eastAsia="Times New Roman" w:cs="Times New Roman"/>
          <w:szCs w:val="28"/>
        </w:rPr>
        <w:lastRenderedPageBreak/>
        <w:t>đủ hồ sơ</w:t>
      </w:r>
      <w:r w:rsidR="00720010">
        <w:rPr>
          <w:rFonts w:eastAsia="Times New Roman" w:cs="Times New Roman"/>
          <w:szCs w:val="28"/>
        </w:rPr>
        <w:t>,</w:t>
      </w:r>
      <w:r w:rsidR="00720010" w:rsidRPr="00720010">
        <w:rPr>
          <w:rFonts w:eastAsia="Times New Roman" w:cs="Times New Roman"/>
          <w:szCs w:val="28"/>
        </w:rPr>
        <w:t xml:space="preserve"> tài liệu để làm việc</w:t>
      </w:r>
      <w:r w:rsidR="00720010">
        <w:rPr>
          <w:rFonts w:eastAsia="Times New Roman" w:cs="Times New Roman"/>
          <w:szCs w:val="28"/>
        </w:rPr>
        <w:t>.</w:t>
      </w:r>
      <w:r w:rsidR="00720010" w:rsidRPr="00720010">
        <w:rPr>
          <w:rFonts w:eastAsia="Times New Roman" w:cs="Times New Roman"/>
          <w:szCs w:val="28"/>
        </w:rPr>
        <w:t xml:space="preserve"> </w:t>
      </w:r>
      <w:r w:rsidR="00720010">
        <w:rPr>
          <w:rFonts w:eastAsia="Times New Roman" w:cs="Times New Roman"/>
          <w:szCs w:val="28"/>
        </w:rPr>
        <w:t>S</w:t>
      </w:r>
      <w:r w:rsidR="00720010" w:rsidRPr="00720010">
        <w:rPr>
          <w:rFonts w:eastAsia="Times New Roman" w:cs="Times New Roman"/>
          <w:szCs w:val="28"/>
        </w:rPr>
        <w:t>au khi làm việc</w:t>
      </w:r>
      <w:r w:rsidR="00720010">
        <w:rPr>
          <w:rFonts w:eastAsia="Times New Roman" w:cs="Times New Roman"/>
          <w:szCs w:val="28"/>
        </w:rPr>
        <w:t>,</w:t>
      </w:r>
      <w:r w:rsidR="00720010" w:rsidRPr="00720010">
        <w:rPr>
          <w:rFonts w:eastAsia="Times New Roman" w:cs="Times New Roman"/>
          <w:szCs w:val="28"/>
        </w:rPr>
        <w:t xml:space="preserve"> phải có trách nhiệm báo cáo kịp thời với </w:t>
      </w:r>
      <w:r w:rsidR="00720010">
        <w:rPr>
          <w:rFonts w:eastAsia="Times New Roman" w:cs="Times New Roman"/>
          <w:szCs w:val="28"/>
        </w:rPr>
        <w:t>T</w:t>
      </w:r>
      <w:r w:rsidR="00720010" w:rsidRPr="00720010">
        <w:rPr>
          <w:rFonts w:eastAsia="Times New Roman" w:cs="Times New Roman"/>
          <w:szCs w:val="28"/>
        </w:rPr>
        <w:t xml:space="preserve">rưởng ban và </w:t>
      </w:r>
      <w:r w:rsidR="00720010">
        <w:rPr>
          <w:rFonts w:eastAsia="Times New Roman" w:cs="Times New Roman"/>
          <w:szCs w:val="28"/>
        </w:rPr>
        <w:t>P</w:t>
      </w:r>
      <w:r w:rsidR="00720010" w:rsidRPr="00720010">
        <w:rPr>
          <w:rFonts w:eastAsia="Times New Roman" w:cs="Times New Roman"/>
          <w:szCs w:val="28"/>
        </w:rPr>
        <w:t>hó trưởng ban phụ trách</w:t>
      </w:r>
      <w:r w:rsidR="00720010">
        <w:rPr>
          <w:rFonts w:eastAsia="Times New Roman" w:cs="Times New Roman"/>
          <w:szCs w:val="28"/>
        </w:rPr>
        <w:t>.</w:t>
      </w:r>
    </w:p>
    <w:p w14:paraId="34FF1E37" w14:textId="15853333" w:rsidR="004F78BB" w:rsidRPr="007C088F" w:rsidRDefault="004F78BB" w:rsidP="0083478A">
      <w:pPr>
        <w:spacing w:before="60" w:after="60" w:line="283" w:lineRule="auto"/>
        <w:ind w:firstLine="709"/>
        <w:jc w:val="both"/>
        <w:rPr>
          <w:rFonts w:eastAsia="Times New Roman" w:cs="Times New Roman"/>
          <w:szCs w:val="28"/>
        </w:rPr>
      </w:pPr>
      <w:r>
        <w:rPr>
          <w:rFonts w:eastAsia="Times New Roman" w:cs="Times New Roman"/>
          <w:szCs w:val="28"/>
        </w:rPr>
        <w:t>8. C</w:t>
      </w:r>
      <w:r w:rsidRPr="004F78BB">
        <w:rPr>
          <w:rFonts w:eastAsia="Times New Roman" w:cs="Times New Roman"/>
          <w:szCs w:val="28"/>
        </w:rPr>
        <w:t xml:space="preserve">ác thành viên trong ban có trách nhiệm xử </w:t>
      </w:r>
      <w:r>
        <w:rPr>
          <w:rFonts w:eastAsia="Times New Roman" w:cs="Times New Roman"/>
          <w:szCs w:val="28"/>
        </w:rPr>
        <w:t>lý văn bản</w:t>
      </w:r>
      <w:r w:rsidRPr="004F78BB">
        <w:rPr>
          <w:rFonts w:eastAsia="Times New Roman" w:cs="Times New Roman"/>
          <w:szCs w:val="28"/>
        </w:rPr>
        <w:t xml:space="preserve"> mật theo phân công</w:t>
      </w:r>
      <w:r>
        <w:rPr>
          <w:rFonts w:eastAsia="Times New Roman" w:cs="Times New Roman"/>
          <w:szCs w:val="28"/>
        </w:rPr>
        <w:t xml:space="preserve"> và </w:t>
      </w:r>
      <w:r w:rsidRPr="004F78BB">
        <w:rPr>
          <w:rFonts w:eastAsia="Times New Roman" w:cs="Times New Roman"/>
          <w:szCs w:val="28"/>
        </w:rPr>
        <w:t xml:space="preserve">phải chịu trách nhiệm </w:t>
      </w:r>
      <w:r w:rsidR="000D3E31">
        <w:rPr>
          <w:rFonts w:eastAsia="Times New Roman" w:cs="Times New Roman"/>
          <w:szCs w:val="28"/>
        </w:rPr>
        <w:t xml:space="preserve">trước pháp luật </w:t>
      </w:r>
      <w:r w:rsidRPr="004F78BB">
        <w:rPr>
          <w:rFonts w:eastAsia="Times New Roman" w:cs="Times New Roman"/>
          <w:szCs w:val="28"/>
        </w:rPr>
        <w:t>về hành vi của mình</w:t>
      </w:r>
      <w:r>
        <w:rPr>
          <w:rFonts w:eastAsia="Times New Roman" w:cs="Times New Roman"/>
          <w:szCs w:val="28"/>
        </w:rPr>
        <w:t>.</w:t>
      </w:r>
    </w:p>
    <w:p w14:paraId="2AB94265" w14:textId="5C57BCE6" w:rsidR="00841561" w:rsidRDefault="004F78BB" w:rsidP="00841561">
      <w:pPr>
        <w:spacing w:before="60" w:after="60" w:line="283" w:lineRule="auto"/>
        <w:ind w:firstLine="720"/>
        <w:jc w:val="both"/>
        <w:rPr>
          <w:rFonts w:eastAsia="Times New Roman" w:cs="Times New Roman"/>
          <w:szCs w:val="28"/>
        </w:rPr>
      </w:pPr>
      <w:r>
        <w:rPr>
          <w:rFonts w:eastAsia="Times New Roman" w:cs="Times New Roman"/>
          <w:szCs w:val="28"/>
        </w:rPr>
        <w:t>9</w:t>
      </w:r>
      <w:r w:rsidR="005C3CDD" w:rsidRPr="0083478A">
        <w:rPr>
          <w:rFonts w:eastAsia="Times New Roman" w:cs="Times New Roman"/>
          <w:szCs w:val="28"/>
        </w:rPr>
        <w:t>.</w:t>
      </w:r>
      <w:r w:rsidR="005C3CDD" w:rsidRPr="007C088F">
        <w:rPr>
          <w:rFonts w:eastAsia="Times New Roman" w:cs="Times New Roman"/>
          <w:szCs w:val="28"/>
        </w:rPr>
        <w:t xml:space="preserve"> </w:t>
      </w:r>
      <w:r w:rsidR="004E7DE2" w:rsidRPr="007C088F">
        <w:rPr>
          <w:rFonts w:eastAsia="Times New Roman" w:cs="Times New Roman"/>
          <w:szCs w:val="28"/>
        </w:rPr>
        <w:t>C</w:t>
      </w:r>
      <w:r w:rsidR="005C3CDD" w:rsidRPr="007C088F">
        <w:rPr>
          <w:rFonts w:eastAsia="Times New Roman" w:cs="Times New Roman"/>
          <w:szCs w:val="28"/>
        </w:rPr>
        <w:t xml:space="preserve">ác cuộc họp, Hội nghị, Hội thảo, lãnh đạo Ban được giao chủ trì tham mưu, theo dõi những nội dung liên quan sẽ tham dự. Trường hợp đột xuất không tham dự được </w:t>
      </w:r>
      <w:r w:rsidR="00841561">
        <w:rPr>
          <w:rFonts w:eastAsia="Times New Roman" w:cs="Times New Roman"/>
          <w:szCs w:val="28"/>
        </w:rPr>
        <w:t xml:space="preserve">phải báo cáo </w:t>
      </w:r>
      <w:r w:rsidR="00841561" w:rsidRPr="007C088F">
        <w:rPr>
          <w:rFonts w:eastAsia="Times New Roman" w:cs="Times New Roman"/>
          <w:szCs w:val="28"/>
        </w:rPr>
        <w:t xml:space="preserve">Trưởng ban </w:t>
      </w:r>
      <w:r w:rsidR="00841561">
        <w:rPr>
          <w:rFonts w:eastAsia="Times New Roman" w:cs="Times New Roman"/>
          <w:szCs w:val="28"/>
        </w:rPr>
        <w:t>để</w:t>
      </w:r>
      <w:r w:rsidR="00841561" w:rsidRPr="007C088F">
        <w:rPr>
          <w:rFonts w:eastAsia="Times New Roman" w:cs="Times New Roman"/>
          <w:szCs w:val="28"/>
        </w:rPr>
        <w:t xml:space="preserve"> </w:t>
      </w:r>
      <w:r w:rsidR="005C3CDD" w:rsidRPr="007C088F">
        <w:rPr>
          <w:rFonts w:eastAsia="Times New Roman" w:cs="Times New Roman"/>
          <w:szCs w:val="28"/>
        </w:rPr>
        <w:t>Trưởng ban quyết định thành phần sau khi xin ý kiến lãnh đạo chủ trì.</w:t>
      </w:r>
    </w:p>
    <w:p w14:paraId="222FABC8" w14:textId="371675E7" w:rsidR="00841561" w:rsidRDefault="00841561" w:rsidP="0083478A">
      <w:pPr>
        <w:spacing w:before="60" w:after="60" w:line="283" w:lineRule="auto"/>
        <w:ind w:firstLine="709"/>
        <w:jc w:val="both"/>
        <w:rPr>
          <w:rFonts w:eastAsia="Times New Roman" w:cs="Times New Roman"/>
          <w:szCs w:val="28"/>
        </w:rPr>
      </w:pPr>
      <w:del w:id="0" w:author="HUNG_AVSEC" w:date="2024-09-23T17:19:00Z" w16du:dateUtc="2024-09-23T10:19:00Z">
        <w:r w:rsidDel="004F78BB">
          <w:rPr>
            <w:rFonts w:eastAsia="Times New Roman" w:cs="Times New Roman"/>
            <w:szCs w:val="28"/>
          </w:rPr>
          <w:delText>9</w:delText>
        </w:r>
      </w:del>
      <w:ins w:id="1" w:author="HUNG_AVSEC" w:date="2024-09-23T17:19:00Z" w16du:dateUtc="2024-09-23T10:19:00Z">
        <w:r w:rsidR="004F78BB">
          <w:rPr>
            <w:rFonts w:eastAsia="Times New Roman" w:cs="Times New Roman"/>
            <w:szCs w:val="28"/>
          </w:rPr>
          <w:t>10</w:t>
        </w:r>
      </w:ins>
      <w:r>
        <w:rPr>
          <w:rFonts w:eastAsia="Times New Roman" w:cs="Times New Roman"/>
          <w:szCs w:val="28"/>
        </w:rPr>
        <w:t xml:space="preserve">. Khi </w:t>
      </w:r>
      <w:r w:rsidRPr="00841561">
        <w:rPr>
          <w:rFonts w:eastAsia="Times New Roman" w:cs="Times New Roman"/>
          <w:szCs w:val="28"/>
        </w:rPr>
        <w:t xml:space="preserve">nhân viên vắng mặt trong thời gian làm việc phải báo cáo </w:t>
      </w:r>
      <w:r>
        <w:rPr>
          <w:rFonts w:eastAsia="Times New Roman" w:cs="Times New Roman"/>
          <w:szCs w:val="28"/>
        </w:rPr>
        <w:t>P</w:t>
      </w:r>
      <w:r w:rsidRPr="00841561">
        <w:rPr>
          <w:rFonts w:eastAsia="Times New Roman" w:cs="Times New Roman"/>
          <w:szCs w:val="28"/>
        </w:rPr>
        <w:t xml:space="preserve">hụ trách bộ phận hoặc </w:t>
      </w:r>
      <w:r>
        <w:rPr>
          <w:rFonts w:eastAsia="Times New Roman" w:cs="Times New Roman"/>
          <w:szCs w:val="28"/>
        </w:rPr>
        <w:t>P</w:t>
      </w:r>
      <w:r w:rsidRPr="00841561">
        <w:rPr>
          <w:rFonts w:eastAsia="Times New Roman" w:cs="Times New Roman"/>
          <w:szCs w:val="28"/>
        </w:rPr>
        <w:t xml:space="preserve">hó </w:t>
      </w:r>
      <w:r>
        <w:rPr>
          <w:rFonts w:eastAsia="Times New Roman" w:cs="Times New Roman"/>
          <w:szCs w:val="28"/>
        </w:rPr>
        <w:t>T</w:t>
      </w:r>
      <w:r w:rsidRPr="00841561">
        <w:rPr>
          <w:rFonts w:eastAsia="Times New Roman" w:cs="Times New Roman"/>
          <w:szCs w:val="28"/>
        </w:rPr>
        <w:t>rưởng ban phụ trách</w:t>
      </w:r>
      <w:r>
        <w:rPr>
          <w:rFonts w:eastAsia="Times New Roman" w:cs="Times New Roman"/>
          <w:szCs w:val="28"/>
        </w:rPr>
        <w:t>.</w:t>
      </w:r>
    </w:p>
    <w:p w14:paraId="0A790CC5" w14:textId="3F383C0B" w:rsidR="00A215C0" w:rsidRPr="0083478A" w:rsidRDefault="007C088F" w:rsidP="0083478A">
      <w:pPr>
        <w:spacing w:before="60" w:after="60" w:line="288" w:lineRule="auto"/>
        <w:jc w:val="both"/>
        <w:rPr>
          <w:rFonts w:eastAsia="Times New Roman" w:cs="Times New Roman"/>
          <w:b/>
          <w:bCs/>
          <w:sz w:val="26"/>
          <w:szCs w:val="26"/>
        </w:rPr>
      </w:pPr>
      <w:r w:rsidRPr="0083478A">
        <w:rPr>
          <w:rFonts w:eastAsia="Times New Roman" w:cs="Times New Roman"/>
          <w:b/>
          <w:bCs/>
          <w:sz w:val="26"/>
          <w:szCs w:val="26"/>
        </w:rPr>
        <w:tab/>
      </w:r>
      <w:r w:rsidR="00A215C0" w:rsidRPr="0083478A">
        <w:rPr>
          <w:rFonts w:eastAsia="Times New Roman" w:cs="Times New Roman"/>
          <w:b/>
          <w:bCs/>
          <w:sz w:val="26"/>
          <w:szCs w:val="26"/>
        </w:rPr>
        <w:t>II. PHÂN CÔNG CỤ THỂ</w:t>
      </w:r>
    </w:p>
    <w:p w14:paraId="58239244" w14:textId="529F0313" w:rsidR="0074657B" w:rsidRPr="005E43E9" w:rsidRDefault="0074657B" w:rsidP="00CC34C6">
      <w:pPr>
        <w:spacing w:before="60" w:after="60" w:line="283" w:lineRule="auto"/>
        <w:jc w:val="both"/>
        <w:rPr>
          <w:rFonts w:eastAsia="Times New Roman" w:cs="Times New Roman"/>
          <w:b/>
          <w:bCs/>
          <w:szCs w:val="28"/>
        </w:rPr>
      </w:pPr>
      <w:r w:rsidRPr="005E43E9">
        <w:rPr>
          <w:rFonts w:eastAsia="Times New Roman" w:cs="Times New Roman"/>
          <w:b/>
          <w:bCs/>
          <w:szCs w:val="28"/>
        </w:rPr>
        <w:tab/>
      </w:r>
      <w:r w:rsidR="00A215C0" w:rsidRPr="005E43E9">
        <w:rPr>
          <w:rFonts w:eastAsia="Times New Roman" w:cs="Times New Roman"/>
          <w:b/>
          <w:bCs/>
          <w:szCs w:val="28"/>
        </w:rPr>
        <w:t>1</w:t>
      </w:r>
      <w:r w:rsidR="005B4E7D" w:rsidRPr="005E43E9">
        <w:rPr>
          <w:rFonts w:eastAsia="Times New Roman" w:cs="Times New Roman"/>
          <w:b/>
          <w:bCs/>
          <w:szCs w:val="28"/>
        </w:rPr>
        <w:t>. Trưởng ban Nguyễn Anh Tuấn</w:t>
      </w:r>
    </w:p>
    <w:p w14:paraId="5920C84D" w14:textId="4A90C7F7" w:rsidR="005B4E7D" w:rsidRPr="00785D1F" w:rsidRDefault="005B4E7D" w:rsidP="0083478A">
      <w:pPr>
        <w:spacing w:before="60" w:after="60" w:line="283" w:lineRule="auto"/>
        <w:ind w:firstLine="709"/>
        <w:jc w:val="both"/>
        <w:rPr>
          <w:rFonts w:eastAsia="Times New Roman" w:cs="Times New Roman"/>
          <w:color w:val="FF0000"/>
          <w:szCs w:val="28"/>
        </w:rPr>
      </w:pPr>
      <w:r w:rsidRPr="005E43E9">
        <w:rPr>
          <w:rFonts w:eastAsia="Times New Roman" w:cs="Times New Roman"/>
          <w:szCs w:val="28"/>
        </w:rPr>
        <w:tab/>
      </w:r>
      <w:r w:rsidR="00A215C0" w:rsidRPr="00785D1F">
        <w:rPr>
          <w:rFonts w:eastAsia="Times New Roman" w:cs="Times New Roman"/>
          <w:szCs w:val="28"/>
        </w:rPr>
        <w:t>a)</w:t>
      </w:r>
      <w:r w:rsidRPr="00785D1F">
        <w:rPr>
          <w:rFonts w:eastAsia="Times New Roman" w:cs="Times New Roman"/>
          <w:szCs w:val="28"/>
        </w:rPr>
        <w:t xml:space="preserve"> Chịu trách nhiệm toàn diện trước </w:t>
      </w:r>
      <w:r w:rsidR="00393EA8" w:rsidRPr="0083478A">
        <w:rPr>
          <w:rFonts w:eastAsia="Times New Roman" w:cs="Times New Roman"/>
          <w:szCs w:val="28"/>
        </w:rPr>
        <w:t>Hội đồng thành viên, Tổng giám đốc về toàn bộ hoạt động của Ban theo chức năng, nhiệm vụ, quyền hạn được giao, kể cả khi đã phân công hoặc uỷ nhiệm cho cấp phó. Chủ động tổ chức thực hiện công việc thuộc chức năng, nhiệm vụ, quyền hạn của Ban; thực hiện đầy đủ chế độ thông tin, báo cáo theo quy định của Tổng công ty</w:t>
      </w:r>
      <w:r w:rsidR="003E33FB" w:rsidRPr="00785D1F">
        <w:rPr>
          <w:rFonts w:eastAsia="Times New Roman" w:cs="Times New Roman"/>
          <w:szCs w:val="28"/>
        </w:rPr>
        <w:t>.</w:t>
      </w:r>
    </w:p>
    <w:p w14:paraId="26493817" w14:textId="14E12922" w:rsidR="003E33FB" w:rsidRPr="00785D1F" w:rsidRDefault="005B4E7D" w:rsidP="0083478A">
      <w:pPr>
        <w:spacing w:before="60" w:after="60" w:line="283" w:lineRule="auto"/>
        <w:ind w:firstLine="709"/>
        <w:jc w:val="both"/>
        <w:rPr>
          <w:rFonts w:eastAsia="Times New Roman" w:cs="Times New Roman"/>
          <w:szCs w:val="28"/>
        </w:rPr>
      </w:pPr>
      <w:r w:rsidRPr="00785D1F">
        <w:rPr>
          <w:rFonts w:eastAsia="Times New Roman" w:cs="Times New Roman"/>
          <w:szCs w:val="28"/>
        </w:rPr>
        <w:tab/>
      </w:r>
      <w:r w:rsidR="00A215C0" w:rsidRPr="00785D1F">
        <w:rPr>
          <w:rFonts w:eastAsia="Times New Roman" w:cs="Times New Roman"/>
          <w:szCs w:val="28"/>
        </w:rPr>
        <w:t>b)</w:t>
      </w:r>
      <w:r w:rsidRPr="00785D1F">
        <w:rPr>
          <w:rFonts w:eastAsia="Times New Roman" w:cs="Times New Roman"/>
          <w:szCs w:val="28"/>
        </w:rPr>
        <w:t xml:space="preserve"> </w:t>
      </w:r>
      <w:r w:rsidR="003E33FB" w:rsidRPr="0083478A">
        <w:rPr>
          <w:rFonts w:eastAsia="Times New Roman" w:cs="Times New Roman"/>
          <w:szCs w:val="28"/>
        </w:rPr>
        <w:t>Xây dựng kế hoạch công tác năm, quý và tháng của Ban; tổ chức triển khai, đôn đốc và kiểm tra cán bộ, nhân viên trong Ban thực hiện kế hoạch công tác.</w:t>
      </w:r>
    </w:p>
    <w:p w14:paraId="2C154ADE" w14:textId="7828C715" w:rsidR="003E33FB" w:rsidRPr="00785D1F" w:rsidRDefault="003E33FB" w:rsidP="0083478A">
      <w:pPr>
        <w:spacing w:before="60" w:after="60" w:line="283" w:lineRule="auto"/>
        <w:ind w:firstLine="709"/>
        <w:jc w:val="both"/>
        <w:rPr>
          <w:rFonts w:eastAsia="Times New Roman" w:cs="Times New Roman"/>
          <w:szCs w:val="28"/>
        </w:rPr>
      </w:pPr>
      <w:r w:rsidRPr="00785D1F">
        <w:rPr>
          <w:rFonts w:eastAsia="Times New Roman" w:cs="Times New Roman"/>
          <w:szCs w:val="28"/>
        </w:rPr>
        <w:t xml:space="preserve">c) Chủ động </w:t>
      </w:r>
      <w:r w:rsidR="000772F0" w:rsidRPr="00785D1F">
        <w:rPr>
          <w:rFonts w:eastAsia="Times New Roman" w:cs="Times New Roman"/>
          <w:szCs w:val="28"/>
        </w:rPr>
        <w:t>phối hợp với người đứng đầu cơ quan, đơn vị khác thuộc Tổng công ty để xử lý những vấn đề có liên quan đến những công việc thuộc chức năng, nhiệm vụ của Ban và thực hiện nhiệm vụ chung của Tổng công ty.</w:t>
      </w:r>
    </w:p>
    <w:p w14:paraId="45673DC5" w14:textId="2BBF1520" w:rsidR="003E33FB" w:rsidRPr="00785D1F" w:rsidRDefault="000772F0" w:rsidP="000772F0">
      <w:pPr>
        <w:spacing w:before="60" w:after="60" w:line="283" w:lineRule="auto"/>
        <w:ind w:firstLine="709"/>
        <w:jc w:val="both"/>
        <w:rPr>
          <w:rFonts w:eastAsia="Times New Roman" w:cs="Times New Roman"/>
          <w:szCs w:val="28"/>
        </w:rPr>
      </w:pPr>
      <w:r w:rsidRPr="00785D1F">
        <w:rPr>
          <w:rFonts w:eastAsia="Times New Roman" w:cs="Times New Roman"/>
          <w:szCs w:val="28"/>
        </w:rPr>
        <w:t>d) Tiếp nhận ý kiến chỉ đạo của Chủ tịch Hội đồng thành viên, Tổng giám đốc và các Phó Tổng giám đốc; xử lý văn bản, hồ sơ từ Văn phòng Tổng công ty và các đơn vị khác chuyển đến để phân công cho cấp phó hoặc nhân viên trực thuộc Ban để đề xuất, giải quyết. Hướng dẫn, đôn đốc, chỉ đạo, kiểm tra cấp phó và nhân viên thực hiện công việc theo đúng tiến độ, có chất lượng; phân công cấp phó, nhân viên thuộc Ban tham dự các cuộc họp, hội thảo trong và ngoài Tổng công ty.</w:t>
      </w:r>
    </w:p>
    <w:p w14:paraId="32E4C601" w14:textId="60FF4417" w:rsidR="000772F0" w:rsidRPr="0083478A" w:rsidRDefault="00275DD0" w:rsidP="000772F0">
      <w:pPr>
        <w:spacing w:before="60" w:after="60" w:line="283" w:lineRule="auto"/>
        <w:ind w:firstLine="720"/>
        <w:jc w:val="both"/>
        <w:rPr>
          <w:rFonts w:eastAsia="Times New Roman" w:cs="Times New Roman"/>
          <w:szCs w:val="28"/>
        </w:rPr>
      </w:pPr>
      <w:r w:rsidRPr="0083478A">
        <w:rPr>
          <w:rFonts w:eastAsia="Times New Roman" w:cs="Times New Roman"/>
          <w:szCs w:val="28"/>
        </w:rPr>
        <w:t>e</w:t>
      </w:r>
      <w:r w:rsidR="000772F0" w:rsidRPr="0083478A">
        <w:rPr>
          <w:rFonts w:eastAsia="Times New Roman" w:cs="Times New Roman"/>
          <w:szCs w:val="28"/>
        </w:rPr>
        <w:t>) Xây dựng cơ cấu tổ chức, định biên lao động, đề xuất nhu cầu tuyển dụng của Ban trình Tổng giám đốc xem xét; xây dựng các quy định, quy trình làm việc và phân công nhiệm vụ của Ban, đảm bảo thống nhất, phù hợp với quy định, hoạt động chung của Tổng công ty</w:t>
      </w:r>
      <w:r w:rsidR="000772F0" w:rsidRPr="00785D1F">
        <w:rPr>
          <w:rFonts w:eastAsia="Times New Roman" w:cs="Times New Roman"/>
          <w:szCs w:val="28"/>
        </w:rPr>
        <w:t xml:space="preserve"> và phù hợp với tiêu chuẩn chức danh và trình độ, năng lực.</w:t>
      </w:r>
      <w:r w:rsidRPr="00785D1F">
        <w:rPr>
          <w:rFonts w:eastAsia="Times New Roman" w:cs="Times New Roman"/>
          <w:szCs w:val="28"/>
        </w:rPr>
        <w:t xml:space="preserve"> Phân công </w:t>
      </w:r>
      <w:r w:rsidRPr="0083478A">
        <w:rPr>
          <w:rFonts w:eastAsia="Times New Roman" w:cs="Times New Roman"/>
          <w:szCs w:val="28"/>
        </w:rPr>
        <w:t xml:space="preserve">nhiệm vụ </w:t>
      </w:r>
      <w:r w:rsidRPr="00785D1F">
        <w:rPr>
          <w:rFonts w:eastAsia="Times New Roman" w:cs="Times New Roman"/>
          <w:szCs w:val="28"/>
        </w:rPr>
        <w:t xml:space="preserve">cho các bộ phận trong Ban </w:t>
      </w:r>
      <w:r w:rsidRPr="0083478A">
        <w:rPr>
          <w:rFonts w:eastAsia="Times New Roman" w:cs="Times New Roman"/>
          <w:szCs w:val="28"/>
        </w:rPr>
        <w:t xml:space="preserve">ANHK, Phó Trưởng ban và các nhân viên </w:t>
      </w:r>
      <w:r w:rsidRPr="00785D1F">
        <w:rPr>
          <w:rFonts w:eastAsia="Times New Roman" w:cs="Times New Roman"/>
          <w:szCs w:val="28"/>
        </w:rPr>
        <w:t xml:space="preserve">để giải quyết công việc theo các lĩnh vực công tác của </w:t>
      </w:r>
      <w:r w:rsidRPr="0083478A">
        <w:rPr>
          <w:rFonts w:eastAsia="Times New Roman" w:cs="Times New Roman"/>
          <w:szCs w:val="28"/>
        </w:rPr>
        <w:t>Ban.</w:t>
      </w:r>
    </w:p>
    <w:p w14:paraId="7EBC1E82" w14:textId="746E840E" w:rsidR="000772F0" w:rsidRPr="00785D1F" w:rsidRDefault="00275DD0" w:rsidP="000772F0">
      <w:pPr>
        <w:spacing w:before="60" w:after="60" w:line="283" w:lineRule="auto"/>
        <w:ind w:firstLine="709"/>
        <w:jc w:val="both"/>
        <w:rPr>
          <w:rFonts w:eastAsia="Times New Roman" w:cs="Times New Roman"/>
          <w:szCs w:val="28"/>
        </w:rPr>
      </w:pPr>
      <w:r w:rsidRPr="0083478A">
        <w:rPr>
          <w:rFonts w:eastAsia="Times New Roman" w:cs="Times New Roman"/>
          <w:szCs w:val="28"/>
        </w:rPr>
        <w:lastRenderedPageBreak/>
        <w:t>f</w:t>
      </w:r>
      <w:r w:rsidR="000772F0" w:rsidRPr="0083478A">
        <w:rPr>
          <w:rFonts w:eastAsia="Times New Roman" w:cs="Times New Roman"/>
          <w:szCs w:val="28"/>
        </w:rPr>
        <w:t xml:space="preserve">) </w:t>
      </w:r>
      <w:r w:rsidRPr="00785D1F">
        <w:rPr>
          <w:rFonts w:eastAsia="Times New Roman" w:cs="Times New Roman"/>
          <w:szCs w:val="28"/>
        </w:rPr>
        <w:t>Quản lý đội ngũ cán bộ, nhân viên và quản lý tài sản, trang thiết bị, phương tiện làm việc và các nguồn lực được giao thuộc Ban theo quy định; thực hiện nghiêm túc nội quy, quy chế làm việc của Tổng công ty và kỷ luật lao động.</w:t>
      </w:r>
    </w:p>
    <w:p w14:paraId="40B5DA8C" w14:textId="4B7E6310" w:rsidR="00275DD0" w:rsidRPr="00785D1F" w:rsidRDefault="00275DD0" w:rsidP="000772F0">
      <w:pPr>
        <w:spacing w:before="60" w:after="60" w:line="283" w:lineRule="auto"/>
        <w:ind w:firstLine="709"/>
        <w:jc w:val="both"/>
        <w:rPr>
          <w:rFonts w:eastAsia="Times New Roman" w:cs="Times New Roman"/>
          <w:szCs w:val="28"/>
        </w:rPr>
      </w:pPr>
      <w:r w:rsidRPr="00785D1F">
        <w:rPr>
          <w:rFonts w:eastAsia="Times New Roman" w:cs="Times New Roman"/>
          <w:szCs w:val="28"/>
        </w:rPr>
        <w:t>g) Dự họp giao ban hàng tuần của Tổng công ty và các cuộc họp khác do Hội đồng thành viên, Tổng giám đốc triệu tập (nếu vắng mặt phải báo cáo Hội đồng thành viên, Tổng giám đốc chủ trì cuộc họp hoặc thông qua Văn phòng Tổng công ty và ủy nhiệm cho cấp phó dự họp thay). Tổ chức và phân công cán bộ, nhân viên thực hiện các kết luận của Hội đồng thành viên, Tổng giám đốc tại cuộc họp giao ban liên quan đến lĩnh vực do Ban ANHK phụ trách.</w:t>
      </w:r>
    </w:p>
    <w:p w14:paraId="00CF4065" w14:textId="2FD5351B" w:rsidR="00275DD0" w:rsidRPr="00785D1F" w:rsidRDefault="00275DD0" w:rsidP="000772F0">
      <w:pPr>
        <w:spacing w:before="60" w:after="60" w:line="283" w:lineRule="auto"/>
        <w:ind w:firstLine="709"/>
        <w:jc w:val="both"/>
        <w:rPr>
          <w:rFonts w:eastAsia="Times New Roman" w:cs="Times New Roman"/>
          <w:szCs w:val="28"/>
        </w:rPr>
      </w:pPr>
      <w:r w:rsidRPr="00785D1F">
        <w:rPr>
          <w:rFonts w:eastAsia="Times New Roman" w:cs="Times New Roman"/>
          <w:szCs w:val="28"/>
        </w:rPr>
        <w:t>h) Chịu trách nhiệm rà soát lại toàn bộ thủ tục, hồ sơ, nội dung dự thảo văn bản cho cán bộ, nhân viên trong Ban chuẩn bị khi trình Hội đồng thành viên, Tổng giám đốc.</w:t>
      </w:r>
    </w:p>
    <w:p w14:paraId="2C0E6B77" w14:textId="463253C8" w:rsidR="00785D1F" w:rsidRPr="0083478A" w:rsidRDefault="00785D1F" w:rsidP="00785D1F">
      <w:pPr>
        <w:spacing w:before="60" w:after="60" w:line="283" w:lineRule="auto"/>
        <w:ind w:firstLine="720"/>
        <w:jc w:val="both"/>
        <w:rPr>
          <w:rFonts w:eastAsia="Times New Roman" w:cs="Times New Roman"/>
          <w:szCs w:val="28"/>
        </w:rPr>
      </w:pPr>
      <w:r w:rsidRPr="0083478A">
        <w:rPr>
          <w:rFonts w:eastAsia="Times New Roman" w:cs="Times New Roman"/>
          <w:szCs w:val="28"/>
        </w:rPr>
        <w:t xml:space="preserve">i) Khi đi công tác hoặc nghỉ từ 01 ngày trở lên phải giao cho một cấp phó để giải quyết các công việc thuộc nhiệm vụ, thẩm quyền của cá nhân. </w:t>
      </w:r>
    </w:p>
    <w:p w14:paraId="28417F4C" w14:textId="73C77360" w:rsidR="00785D1F" w:rsidRPr="0083478A" w:rsidRDefault="00785D1F" w:rsidP="00785D1F">
      <w:pPr>
        <w:spacing w:before="60" w:after="60" w:line="283" w:lineRule="auto"/>
        <w:ind w:firstLine="720"/>
        <w:jc w:val="both"/>
        <w:rPr>
          <w:rFonts w:eastAsia="Times New Roman" w:cs="Times New Roman"/>
          <w:szCs w:val="28"/>
        </w:rPr>
      </w:pPr>
      <w:r w:rsidRPr="0083478A">
        <w:rPr>
          <w:rFonts w:eastAsia="Times New Roman" w:cs="Times New Roman"/>
          <w:szCs w:val="28"/>
        </w:rPr>
        <w:t>j) Tổ chức và chủ trì các cuộc họp sơ kết, tổng kết, giao ban, kiểm điểm công tác của Ban ANHK.</w:t>
      </w:r>
    </w:p>
    <w:p w14:paraId="4366BBDD" w14:textId="77777777" w:rsidR="00785D1F" w:rsidRPr="00785D1F" w:rsidRDefault="00785D1F" w:rsidP="00785D1F">
      <w:pPr>
        <w:spacing w:before="60" w:after="60" w:line="283" w:lineRule="auto"/>
        <w:ind w:firstLine="720"/>
        <w:jc w:val="both"/>
        <w:rPr>
          <w:rFonts w:eastAsia="Times New Roman" w:cs="Times New Roman"/>
          <w:szCs w:val="28"/>
        </w:rPr>
      </w:pPr>
      <w:r w:rsidRPr="0083478A">
        <w:rPr>
          <w:rFonts w:eastAsia="Times New Roman" w:cs="Times New Roman"/>
          <w:szCs w:val="28"/>
        </w:rPr>
        <w:t>k) Thực hiện các nhiệm vụ khác được giao; được Tổng giám đốc uỷ quyền giải quyết hoặc ký thừa lệnh một số văn bản thuộc thẩm quyền của Tổng giám đốc và phải chịu trách nhiệm cá nhân trước Tổng giám đốc và trước pháp luật về nội dung được uỷ quyền.</w:t>
      </w:r>
    </w:p>
    <w:p w14:paraId="7EBAED2E" w14:textId="77777777" w:rsidR="002C68E6" w:rsidRDefault="00785D1F" w:rsidP="00785D1F">
      <w:pPr>
        <w:spacing w:before="60" w:after="60" w:line="283" w:lineRule="auto"/>
        <w:ind w:firstLine="720"/>
        <w:jc w:val="both"/>
        <w:rPr>
          <w:rFonts w:eastAsia="Times New Roman" w:cs="Times New Roman"/>
          <w:szCs w:val="28"/>
        </w:rPr>
      </w:pPr>
      <w:r w:rsidRPr="00785D1F">
        <w:rPr>
          <w:rFonts w:eastAsia="Times New Roman" w:cs="Times New Roman"/>
          <w:szCs w:val="28"/>
        </w:rPr>
        <w:t xml:space="preserve">l) </w:t>
      </w:r>
      <w:r w:rsidR="002C68E6">
        <w:rPr>
          <w:rFonts w:eastAsia="Times New Roman" w:cs="Times New Roman"/>
          <w:szCs w:val="28"/>
        </w:rPr>
        <w:t>Trực tiếp chỉ đạo công tác:</w:t>
      </w:r>
    </w:p>
    <w:p w14:paraId="7108F526" w14:textId="2CA2555A" w:rsidR="00F97718" w:rsidRPr="0083478A" w:rsidRDefault="002C68E6" w:rsidP="00785D1F">
      <w:pPr>
        <w:spacing w:before="60" w:after="60" w:line="283" w:lineRule="auto"/>
        <w:ind w:firstLine="720"/>
        <w:jc w:val="both"/>
        <w:rPr>
          <w:rFonts w:eastAsia="Times New Roman" w:cs="Times New Roman"/>
          <w:szCs w:val="28"/>
        </w:rPr>
      </w:pPr>
      <w:r w:rsidRPr="00080776">
        <w:rPr>
          <w:rFonts w:eastAsia="Times New Roman" w:cs="Times New Roman"/>
          <w:szCs w:val="28"/>
        </w:rPr>
        <w:t>- T</w:t>
      </w:r>
      <w:r w:rsidR="005B4E7D" w:rsidRPr="00080776">
        <w:rPr>
          <w:rFonts w:eastAsia="Times New Roman" w:cs="Times New Roman"/>
          <w:szCs w:val="28"/>
        </w:rPr>
        <w:t xml:space="preserve">ham mưu, giúp việc </w:t>
      </w:r>
      <w:r w:rsidR="00F97718" w:rsidRPr="0083478A">
        <w:rPr>
          <w:rFonts w:eastAsia="Times New Roman" w:cs="Times New Roman"/>
          <w:szCs w:val="28"/>
        </w:rPr>
        <w:t xml:space="preserve">cho </w:t>
      </w:r>
      <w:r w:rsidR="00F97718" w:rsidRPr="00785D1F">
        <w:rPr>
          <w:rFonts w:eastAsia="Times New Roman" w:cs="Times New Roman"/>
          <w:szCs w:val="28"/>
        </w:rPr>
        <w:t>Hội đồng thành viên, Tổng giám đốc</w:t>
      </w:r>
      <w:r w:rsidR="005B4E7D" w:rsidRPr="00080776">
        <w:rPr>
          <w:rFonts w:eastAsia="Times New Roman" w:cs="Times New Roman"/>
          <w:szCs w:val="28"/>
        </w:rPr>
        <w:t xml:space="preserve"> </w:t>
      </w:r>
      <w:r w:rsidR="00F97718">
        <w:rPr>
          <w:rFonts w:eastAsia="Times New Roman" w:cs="Times New Roman"/>
          <w:szCs w:val="28"/>
        </w:rPr>
        <w:t>trong</w:t>
      </w:r>
      <w:r w:rsidR="00F97718" w:rsidRPr="00F97718">
        <w:rPr>
          <w:rFonts w:eastAsia="Times New Roman" w:cs="Times New Roman"/>
          <w:szCs w:val="28"/>
        </w:rPr>
        <w:t xml:space="preserve"> việc triển khai thực hiện các quy chế phối hợp </w:t>
      </w:r>
      <w:r w:rsidR="00F97718">
        <w:rPr>
          <w:rFonts w:eastAsia="Times New Roman" w:cs="Times New Roman"/>
          <w:szCs w:val="28"/>
        </w:rPr>
        <w:t>với</w:t>
      </w:r>
      <w:r w:rsidR="00F97718" w:rsidRPr="00F97718">
        <w:rPr>
          <w:rFonts w:eastAsia="Times New Roman" w:cs="Times New Roman"/>
          <w:szCs w:val="28"/>
        </w:rPr>
        <w:t xml:space="preserve"> lực lượng </w:t>
      </w:r>
      <w:r w:rsidR="00F97718">
        <w:rPr>
          <w:rFonts w:eastAsia="Times New Roman" w:cs="Times New Roman"/>
          <w:szCs w:val="28"/>
        </w:rPr>
        <w:t>C</w:t>
      </w:r>
      <w:r w:rsidR="00F97718" w:rsidRPr="00F97718">
        <w:rPr>
          <w:rFonts w:eastAsia="Times New Roman" w:cs="Times New Roman"/>
          <w:szCs w:val="28"/>
        </w:rPr>
        <w:t>ông an</w:t>
      </w:r>
      <w:r w:rsidR="00F97718">
        <w:rPr>
          <w:rFonts w:eastAsia="Times New Roman" w:cs="Times New Roman"/>
          <w:szCs w:val="28"/>
        </w:rPr>
        <w:t>,</w:t>
      </w:r>
      <w:r w:rsidR="00F97718" w:rsidRPr="00F97718">
        <w:rPr>
          <w:rFonts w:eastAsia="Times New Roman" w:cs="Times New Roman"/>
          <w:szCs w:val="28"/>
        </w:rPr>
        <w:t xml:space="preserve"> </w:t>
      </w:r>
      <w:r w:rsidR="00F97718">
        <w:rPr>
          <w:rFonts w:eastAsia="Times New Roman" w:cs="Times New Roman"/>
          <w:szCs w:val="28"/>
        </w:rPr>
        <w:t>Q</w:t>
      </w:r>
      <w:r w:rsidR="00F97718" w:rsidRPr="00F97718">
        <w:rPr>
          <w:rFonts w:eastAsia="Times New Roman" w:cs="Times New Roman"/>
          <w:szCs w:val="28"/>
        </w:rPr>
        <w:t>uân đội</w:t>
      </w:r>
      <w:r w:rsidR="00F97718">
        <w:rPr>
          <w:rFonts w:eastAsia="Times New Roman" w:cs="Times New Roman"/>
          <w:szCs w:val="28"/>
        </w:rPr>
        <w:t>,</w:t>
      </w:r>
      <w:r w:rsidR="00F97718" w:rsidRPr="00F97718">
        <w:rPr>
          <w:rFonts w:eastAsia="Times New Roman" w:cs="Times New Roman"/>
          <w:szCs w:val="28"/>
        </w:rPr>
        <w:t xml:space="preserve"> chính quyền địa phương và các doanh nghiệp trong ngành hàng không trong công tác bảo đảm an ninh hàng không</w:t>
      </w:r>
      <w:r w:rsidR="00F97718">
        <w:rPr>
          <w:rFonts w:eastAsia="Times New Roman" w:cs="Times New Roman"/>
          <w:szCs w:val="28"/>
        </w:rPr>
        <w:t>,</w:t>
      </w:r>
      <w:r w:rsidR="00F97718" w:rsidRPr="00F97718">
        <w:rPr>
          <w:rFonts w:eastAsia="Times New Roman" w:cs="Times New Roman"/>
          <w:szCs w:val="28"/>
        </w:rPr>
        <w:t xml:space="preserve"> an toàn trật tự xã hội và công tác đối phó với hành vi can thiệp bất hợp pháp vào hoạt động hàng không dân dụng</w:t>
      </w:r>
      <w:r w:rsidR="00275DD0" w:rsidRPr="00080776">
        <w:rPr>
          <w:rFonts w:eastAsia="Times New Roman" w:cs="Times New Roman"/>
          <w:szCs w:val="28"/>
        </w:rPr>
        <w:t>.</w:t>
      </w:r>
    </w:p>
    <w:p w14:paraId="68AFC1B8" w14:textId="03EE15DD" w:rsidR="00785D1F" w:rsidRDefault="00F97718" w:rsidP="00785D1F">
      <w:pPr>
        <w:spacing w:before="60" w:after="60" w:line="283" w:lineRule="auto"/>
        <w:ind w:firstLine="720"/>
        <w:jc w:val="both"/>
        <w:rPr>
          <w:rFonts w:eastAsia="Times New Roman" w:cs="Times New Roman"/>
          <w:szCs w:val="28"/>
        </w:rPr>
      </w:pPr>
      <w:r w:rsidRPr="0083478A">
        <w:rPr>
          <w:rFonts w:eastAsia="Times New Roman" w:cs="Times New Roman"/>
          <w:szCs w:val="28"/>
        </w:rPr>
        <w:t xml:space="preserve">- Tham mưu, giúp việc cho </w:t>
      </w:r>
      <w:r w:rsidRPr="00785D1F">
        <w:rPr>
          <w:rFonts w:eastAsia="Times New Roman" w:cs="Times New Roman"/>
          <w:szCs w:val="28"/>
        </w:rPr>
        <w:t>Hội đồng thành viên, Tổng giám đốc</w:t>
      </w:r>
      <w:r w:rsidRPr="0083478A">
        <w:rPr>
          <w:rFonts w:eastAsia="Times New Roman" w:cs="Times New Roman"/>
          <w:szCs w:val="28"/>
        </w:rPr>
        <w:t xml:space="preserve"> về các mặt công tác phòng, chống khủng bố của Tổng công ty.</w:t>
      </w:r>
    </w:p>
    <w:p w14:paraId="427B4CE3" w14:textId="52CBB7CB" w:rsidR="007344E9" w:rsidRDefault="007344E9" w:rsidP="0083478A">
      <w:pPr>
        <w:spacing w:before="60" w:after="60" w:line="283" w:lineRule="auto"/>
        <w:ind w:firstLine="720"/>
        <w:jc w:val="both"/>
        <w:rPr>
          <w:rFonts w:eastAsia="Times New Roman" w:cs="Times New Roman"/>
          <w:szCs w:val="28"/>
        </w:rPr>
      </w:pPr>
      <w:r w:rsidRPr="00720010">
        <w:rPr>
          <w:rFonts w:eastAsia="Times New Roman" w:cs="Times New Roman"/>
          <w:szCs w:val="28"/>
        </w:rPr>
        <w:t xml:space="preserve">- Tham mưu, giúp việc cho </w:t>
      </w:r>
      <w:r w:rsidR="00720010" w:rsidRPr="0083478A">
        <w:rPr>
          <w:rFonts w:eastAsia="Times New Roman" w:cs="Times New Roman"/>
          <w:szCs w:val="28"/>
        </w:rPr>
        <w:t>Hội đồng Đánh giá rủi ro an ninh hàng không Tổng công ty.</w:t>
      </w:r>
    </w:p>
    <w:p w14:paraId="0C5D3720" w14:textId="29AC3B58" w:rsidR="00EA234F" w:rsidRPr="00720010" w:rsidRDefault="00EA234F" w:rsidP="0083478A">
      <w:pPr>
        <w:spacing w:before="60" w:after="60" w:line="283" w:lineRule="auto"/>
        <w:ind w:firstLine="720"/>
        <w:jc w:val="both"/>
        <w:rPr>
          <w:rFonts w:eastAsia="Times New Roman" w:cs="Times New Roman"/>
          <w:szCs w:val="28"/>
        </w:rPr>
      </w:pPr>
      <w:r>
        <w:rPr>
          <w:rFonts w:eastAsia="Times New Roman" w:cs="Times New Roman"/>
          <w:szCs w:val="28"/>
        </w:rPr>
        <w:t>- Công tác chuyên môn Bộ phận Quản lý hệ thống.</w:t>
      </w:r>
    </w:p>
    <w:p w14:paraId="4841A477" w14:textId="09193856" w:rsidR="00351A79" w:rsidRPr="0083478A" w:rsidRDefault="00351A79" w:rsidP="0083478A">
      <w:pPr>
        <w:spacing w:before="60" w:after="60" w:line="283" w:lineRule="auto"/>
        <w:ind w:firstLine="720"/>
        <w:jc w:val="both"/>
        <w:rPr>
          <w:rFonts w:eastAsia="Times New Roman" w:cs="Times New Roman"/>
          <w:b/>
          <w:bCs/>
          <w:szCs w:val="28"/>
        </w:rPr>
      </w:pPr>
      <w:r w:rsidRPr="0083478A">
        <w:rPr>
          <w:rFonts w:eastAsia="Times New Roman" w:cs="Times New Roman"/>
          <w:b/>
          <w:bCs/>
          <w:szCs w:val="28"/>
        </w:rPr>
        <w:t>2. Phó Trưởng ban Nguyễn Thành Hưng</w:t>
      </w:r>
    </w:p>
    <w:p w14:paraId="71C75CE2" w14:textId="790FAB9E" w:rsidR="002C68E6" w:rsidRPr="0083478A" w:rsidRDefault="002C68E6" w:rsidP="00260491">
      <w:pPr>
        <w:spacing w:before="60" w:after="60" w:line="283" w:lineRule="auto"/>
        <w:ind w:firstLine="720"/>
        <w:jc w:val="both"/>
        <w:rPr>
          <w:rFonts w:eastAsia="Times New Roman" w:cs="Times New Roman"/>
          <w:szCs w:val="28"/>
        </w:rPr>
      </w:pPr>
      <w:r w:rsidRPr="0083478A">
        <w:rPr>
          <w:rFonts w:eastAsia="Times New Roman" w:cs="Times New Roman"/>
          <w:szCs w:val="28"/>
        </w:rPr>
        <w:t xml:space="preserve">a) </w:t>
      </w:r>
      <w:r>
        <w:rPr>
          <w:rFonts w:eastAsia="Times New Roman" w:cs="Times New Roman"/>
          <w:szCs w:val="28"/>
        </w:rPr>
        <w:t>G</w:t>
      </w:r>
      <w:r w:rsidRPr="002C68E6">
        <w:rPr>
          <w:rFonts w:eastAsia="Times New Roman" w:cs="Times New Roman"/>
          <w:szCs w:val="28"/>
        </w:rPr>
        <w:t xml:space="preserve">iúp việc </w:t>
      </w:r>
      <w:r>
        <w:rPr>
          <w:rFonts w:eastAsia="Times New Roman" w:cs="Times New Roman"/>
          <w:szCs w:val="28"/>
        </w:rPr>
        <w:t>T</w:t>
      </w:r>
      <w:r w:rsidRPr="002C68E6">
        <w:rPr>
          <w:rFonts w:eastAsia="Times New Roman" w:cs="Times New Roman"/>
          <w:szCs w:val="28"/>
        </w:rPr>
        <w:t>rưởng ban</w:t>
      </w:r>
      <w:r>
        <w:rPr>
          <w:rFonts w:eastAsia="Times New Roman" w:cs="Times New Roman"/>
          <w:szCs w:val="28"/>
        </w:rPr>
        <w:t>,</w:t>
      </w:r>
      <w:r w:rsidRPr="002C68E6">
        <w:rPr>
          <w:rFonts w:eastAsia="Times New Roman" w:cs="Times New Roman"/>
          <w:szCs w:val="28"/>
        </w:rPr>
        <w:t xml:space="preserve"> trực tiếp thực hiện các nhiệm vụ do </w:t>
      </w:r>
      <w:r>
        <w:rPr>
          <w:rFonts w:eastAsia="Times New Roman" w:cs="Times New Roman"/>
          <w:szCs w:val="28"/>
        </w:rPr>
        <w:t>T</w:t>
      </w:r>
      <w:r w:rsidRPr="002C68E6">
        <w:rPr>
          <w:rFonts w:eastAsia="Times New Roman" w:cs="Times New Roman"/>
          <w:szCs w:val="28"/>
        </w:rPr>
        <w:t xml:space="preserve">rưởng ban phân công và chịu trách nhiệm trước </w:t>
      </w:r>
      <w:r>
        <w:rPr>
          <w:rFonts w:eastAsia="Times New Roman" w:cs="Times New Roman"/>
          <w:szCs w:val="28"/>
        </w:rPr>
        <w:t>T</w:t>
      </w:r>
      <w:r w:rsidRPr="002C68E6">
        <w:rPr>
          <w:rFonts w:eastAsia="Times New Roman" w:cs="Times New Roman"/>
          <w:szCs w:val="28"/>
        </w:rPr>
        <w:t>rưởng ban về công việc được giao</w:t>
      </w:r>
      <w:r>
        <w:rPr>
          <w:rFonts w:eastAsia="Times New Roman" w:cs="Times New Roman"/>
          <w:szCs w:val="28"/>
        </w:rPr>
        <w:t>.</w:t>
      </w:r>
      <w:r w:rsidR="00016038">
        <w:rPr>
          <w:rFonts w:eastAsia="Times New Roman" w:cs="Times New Roman"/>
          <w:szCs w:val="28"/>
        </w:rPr>
        <w:t xml:space="preserve"> T</w:t>
      </w:r>
      <w:r w:rsidR="00016038" w:rsidRPr="00016038">
        <w:rPr>
          <w:rFonts w:eastAsia="Times New Roman" w:cs="Times New Roman"/>
          <w:szCs w:val="28"/>
        </w:rPr>
        <w:t xml:space="preserve">rong </w:t>
      </w:r>
      <w:r w:rsidR="00016038">
        <w:rPr>
          <w:rFonts w:eastAsia="Times New Roman" w:cs="Times New Roman"/>
          <w:szCs w:val="28"/>
        </w:rPr>
        <w:t>phạm vi</w:t>
      </w:r>
      <w:r w:rsidR="00016038" w:rsidRPr="00016038">
        <w:rPr>
          <w:rFonts w:eastAsia="Times New Roman" w:cs="Times New Roman"/>
          <w:szCs w:val="28"/>
        </w:rPr>
        <w:t xml:space="preserve"> nhiệm vụ và quyền hạn được phân công</w:t>
      </w:r>
      <w:r w:rsidR="00016038">
        <w:rPr>
          <w:rFonts w:eastAsia="Times New Roman" w:cs="Times New Roman"/>
          <w:szCs w:val="28"/>
        </w:rPr>
        <w:t>,</w:t>
      </w:r>
      <w:r w:rsidR="00016038" w:rsidRPr="00016038">
        <w:rPr>
          <w:rFonts w:eastAsia="Times New Roman" w:cs="Times New Roman"/>
          <w:szCs w:val="28"/>
        </w:rPr>
        <w:t xml:space="preserve"> </w:t>
      </w:r>
      <w:r w:rsidR="00016038">
        <w:rPr>
          <w:rFonts w:eastAsia="Times New Roman" w:cs="Times New Roman"/>
          <w:szCs w:val="28"/>
        </w:rPr>
        <w:t>P</w:t>
      </w:r>
      <w:r w:rsidR="00016038" w:rsidRPr="00016038">
        <w:rPr>
          <w:rFonts w:eastAsia="Times New Roman" w:cs="Times New Roman"/>
          <w:szCs w:val="28"/>
        </w:rPr>
        <w:t xml:space="preserve">hó </w:t>
      </w:r>
      <w:r w:rsidR="00016038">
        <w:rPr>
          <w:rFonts w:eastAsia="Times New Roman" w:cs="Times New Roman"/>
          <w:szCs w:val="28"/>
        </w:rPr>
        <w:t>T</w:t>
      </w:r>
      <w:r w:rsidR="00016038" w:rsidRPr="00016038">
        <w:rPr>
          <w:rFonts w:eastAsia="Times New Roman" w:cs="Times New Roman"/>
          <w:szCs w:val="28"/>
        </w:rPr>
        <w:t xml:space="preserve">rưởng ban chủ động chỉ </w:t>
      </w:r>
      <w:r w:rsidR="00016038" w:rsidRPr="00016038">
        <w:rPr>
          <w:rFonts w:eastAsia="Times New Roman" w:cs="Times New Roman"/>
          <w:szCs w:val="28"/>
        </w:rPr>
        <w:lastRenderedPageBreak/>
        <w:t>đạo</w:t>
      </w:r>
      <w:r w:rsidR="00016038">
        <w:rPr>
          <w:rFonts w:eastAsia="Times New Roman" w:cs="Times New Roman"/>
          <w:szCs w:val="28"/>
        </w:rPr>
        <w:t>,</w:t>
      </w:r>
      <w:r w:rsidR="00016038" w:rsidRPr="00016038">
        <w:rPr>
          <w:rFonts w:eastAsia="Times New Roman" w:cs="Times New Roman"/>
          <w:szCs w:val="28"/>
        </w:rPr>
        <w:t xml:space="preserve"> xử lý công việc</w:t>
      </w:r>
      <w:r w:rsidR="00016038">
        <w:rPr>
          <w:rFonts w:eastAsia="Times New Roman" w:cs="Times New Roman"/>
          <w:szCs w:val="28"/>
        </w:rPr>
        <w:t>;</w:t>
      </w:r>
      <w:r w:rsidR="00016038" w:rsidRPr="00016038">
        <w:rPr>
          <w:rFonts w:eastAsia="Times New Roman" w:cs="Times New Roman"/>
          <w:szCs w:val="28"/>
        </w:rPr>
        <w:t xml:space="preserve"> báo cáo</w:t>
      </w:r>
      <w:r w:rsidR="00016038">
        <w:rPr>
          <w:rFonts w:eastAsia="Times New Roman" w:cs="Times New Roman"/>
          <w:szCs w:val="28"/>
        </w:rPr>
        <w:t>,</w:t>
      </w:r>
      <w:r w:rsidR="00016038" w:rsidRPr="00016038">
        <w:rPr>
          <w:rFonts w:eastAsia="Times New Roman" w:cs="Times New Roman"/>
          <w:szCs w:val="28"/>
        </w:rPr>
        <w:t xml:space="preserve"> xin ý kiến Trưởng ban </w:t>
      </w:r>
      <w:r w:rsidR="00016038">
        <w:rPr>
          <w:rFonts w:eastAsia="Times New Roman" w:cs="Times New Roman"/>
          <w:szCs w:val="28"/>
        </w:rPr>
        <w:t>đ</w:t>
      </w:r>
      <w:r w:rsidR="00016038" w:rsidRPr="00016038">
        <w:rPr>
          <w:rFonts w:eastAsia="Times New Roman" w:cs="Times New Roman"/>
          <w:szCs w:val="28"/>
        </w:rPr>
        <w:t>ối với các vấn đề quan trọng</w:t>
      </w:r>
      <w:r w:rsidR="00016038">
        <w:rPr>
          <w:rFonts w:eastAsia="Times New Roman" w:cs="Times New Roman"/>
          <w:szCs w:val="28"/>
        </w:rPr>
        <w:t>.</w:t>
      </w:r>
    </w:p>
    <w:p w14:paraId="5A1015AD" w14:textId="77777777" w:rsidR="002C68E6" w:rsidRDefault="002C68E6" w:rsidP="00260491">
      <w:pPr>
        <w:spacing w:before="60" w:after="60" w:line="283" w:lineRule="auto"/>
        <w:ind w:firstLine="720"/>
        <w:jc w:val="both"/>
        <w:rPr>
          <w:rFonts w:eastAsia="Times New Roman" w:cs="Times New Roman"/>
          <w:szCs w:val="28"/>
        </w:rPr>
      </w:pPr>
      <w:r>
        <w:rPr>
          <w:rFonts w:eastAsia="Times New Roman" w:cs="Times New Roman"/>
          <w:szCs w:val="28"/>
        </w:rPr>
        <w:t>b) T</w:t>
      </w:r>
      <w:r w:rsidRPr="002C68E6">
        <w:rPr>
          <w:rFonts w:eastAsia="Times New Roman" w:cs="Times New Roman"/>
          <w:szCs w:val="28"/>
        </w:rPr>
        <w:t xml:space="preserve">rường hợp được </w:t>
      </w:r>
      <w:r>
        <w:rPr>
          <w:rFonts w:eastAsia="Times New Roman" w:cs="Times New Roman"/>
          <w:szCs w:val="28"/>
        </w:rPr>
        <w:t>L</w:t>
      </w:r>
      <w:r w:rsidRPr="002C68E6">
        <w:rPr>
          <w:rFonts w:eastAsia="Times New Roman" w:cs="Times New Roman"/>
          <w:szCs w:val="28"/>
        </w:rPr>
        <w:t xml:space="preserve">ãnh đạo </w:t>
      </w:r>
      <w:r>
        <w:rPr>
          <w:rFonts w:eastAsia="Times New Roman" w:cs="Times New Roman"/>
          <w:szCs w:val="28"/>
        </w:rPr>
        <w:t>T</w:t>
      </w:r>
      <w:r w:rsidRPr="002C68E6">
        <w:rPr>
          <w:rFonts w:eastAsia="Times New Roman" w:cs="Times New Roman"/>
          <w:szCs w:val="28"/>
        </w:rPr>
        <w:t xml:space="preserve">ổng công ty phân công trực tiếp cho Phó </w:t>
      </w:r>
      <w:r>
        <w:rPr>
          <w:rFonts w:eastAsia="Times New Roman" w:cs="Times New Roman"/>
          <w:szCs w:val="28"/>
        </w:rPr>
        <w:t>T</w:t>
      </w:r>
      <w:r w:rsidRPr="002C68E6">
        <w:rPr>
          <w:rFonts w:eastAsia="Times New Roman" w:cs="Times New Roman"/>
          <w:szCs w:val="28"/>
        </w:rPr>
        <w:t>rưởng ban</w:t>
      </w:r>
      <w:r>
        <w:rPr>
          <w:rFonts w:eastAsia="Times New Roman" w:cs="Times New Roman"/>
          <w:szCs w:val="28"/>
        </w:rPr>
        <w:t>:</w:t>
      </w:r>
      <w:r w:rsidRPr="002C68E6">
        <w:rPr>
          <w:rFonts w:eastAsia="Times New Roman" w:cs="Times New Roman"/>
          <w:szCs w:val="28"/>
        </w:rPr>
        <w:t xml:space="preserve"> Phó </w:t>
      </w:r>
      <w:r>
        <w:rPr>
          <w:rFonts w:eastAsia="Times New Roman" w:cs="Times New Roman"/>
          <w:szCs w:val="28"/>
        </w:rPr>
        <w:t>T</w:t>
      </w:r>
      <w:r w:rsidRPr="002C68E6">
        <w:rPr>
          <w:rFonts w:eastAsia="Times New Roman" w:cs="Times New Roman"/>
          <w:szCs w:val="28"/>
        </w:rPr>
        <w:t xml:space="preserve">rưởng ban phải chịu trách nhiệm thi hành ý kiến chỉ đạo của </w:t>
      </w:r>
      <w:r>
        <w:rPr>
          <w:rFonts w:eastAsia="Times New Roman" w:cs="Times New Roman"/>
          <w:szCs w:val="28"/>
        </w:rPr>
        <w:t>L</w:t>
      </w:r>
      <w:r w:rsidRPr="002C68E6">
        <w:rPr>
          <w:rFonts w:eastAsia="Times New Roman" w:cs="Times New Roman"/>
          <w:szCs w:val="28"/>
        </w:rPr>
        <w:t xml:space="preserve">ãnh đạo </w:t>
      </w:r>
      <w:r>
        <w:rPr>
          <w:rFonts w:eastAsia="Times New Roman" w:cs="Times New Roman"/>
          <w:szCs w:val="28"/>
        </w:rPr>
        <w:t>T</w:t>
      </w:r>
      <w:r w:rsidRPr="002C68E6">
        <w:rPr>
          <w:rFonts w:eastAsia="Times New Roman" w:cs="Times New Roman"/>
          <w:szCs w:val="28"/>
        </w:rPr>
        <w:t xml:space="preserve">ổng công ty và báo cáo kịp thời với </w:t>
      </w:r>
      <w:r>
        <w:rPr>
          <w:rFonts w:eastAsia="Times New Roman" w:cs="Times New Roman"/>
          <w:szCs w:val="28"/>
        </w:rPr>
        <w:t>T</w:t>
      </w:r>
      <w:r w:rsidRPr="002C68E6">
        <w:rPr>
          <w:rFonts w:eastAsia="Times New Roman" w:cs="Times New Roman"/>
          <w:szCs w:val="28"/>
        </w:rPr>
        <w:t>rưởng ban</w:t>
      </w:r>
      <w:r>
        <w:rPr>
          <w:rFonts w:eastAsia="Times New Roman" w:cs="Times New Roman"/>
          <w:szCs w:val="28"/>
        </w:rPr>
        <w:t>.</w:t>
      </w:r>
    </w:p>
    <w:p w14:paraId="559C1DAF" w14:textId="54E73404" w:rsidR="002C68E6" w:rsidRDefault="002C68E6" w:rsidP="00260491">
      <w:pPr>
        <w:spacing w:before="60" w:after="60" w:line="283" w:lineRule="auto"/>
        <w:ind w:firstLine="720"/>
        <w:jc w:val="both"/>
        <w:rPr>
          <w:rFonts w:eastAsia="Times New Roman" w:cs="Times New Roman"/>
          <w:szCs w:val="28"/>
        </w:rPr>
      </w:pPr>
      <w:r>
        <w:rPr>
          <w:rFonts w:eastAsia="Times New Roman" w:cs="Times New Roman"/>
          <w:szCs w:val="28"/>
        </w:rPr>
        <w:t>c) C</w:t>
      </w:r>
      <w:r w:rsidRPr="00491996">
        <w:rPr>
          <w:rFonts w:eastAsia="Times New Roman" w:cs="Times New Roman"/>
          <w:szCs w:val="28"/>
        </w:rPr>
        <w:t>hịu trách nhiệm trước Trưởng ban, trước Hội đồng thành viên, Tổng giám đốc và trước pháp luật về mọi hoạt động của Ban trong thời gian được uỷ quyền</w:t>
      </w:r>
      <w:r w:rsidRPr="0083478A">
        <w:rPr>
          <w:rFonts w:eastAsia="Times New Roman" w:cs="Times New Roman"/>
          <w:szCs w:val="28"/>
        </w:rPr>
        <w:t xml:space="preserve"> từ Trưởng ban</w:t>
      </w:r>
      <w:r w:rsidRPr="00491996">
        <w:rPr>
          <w:rFonts w:eastAsia="Times New Roman" w:cs="Times New Roman"/>
          <w:szCs w:val="28"/>
        </w:rPr>
        <w:t>.</w:t>
      </w:r>
    </w:p>
    <w:p w14:paraId="720A403F" w14:textId="202EA3F7" w:rsidR="002C68E6" w:rsidRPr="0083478A" w:rsidRDefault="002C68E6" w:rsidP="00260491">
      <w:pPr>
        <w:spacing w:before="60" w:after="60" w:line="283" w:lineRule="auto"/>
        <w:ind w:firstLine="720"/>
        <w:jc w:val="both"/>
        <w:rPr>
          <w:rFonts w:eastAsia="Times New Roman" w:cs="Times New Roman"/>
          <w:szCs w:val="28"/>
        </w:rPr>
      </w:pPr>
      <w:r>
        <w:rPr>
          <w:rFonts w:eastAsia="Times New Roman" w:cs="Times New Roman"/>
          <w:szCs w:val="28"/>
        </w:rPr>
        <w:t xml:space="preserve">d) </w:t>
      </w:r>
      <w:r w:rsidR="007344E9">
        <w:rPr>
          <w:rFonts w:eastAsia="Times New Roman" w:cs="Times New Roman"/>
          <w:szCs w:val="28"/>
        </w:rPr>
        <w:t>Giúp T</w:t>
      </w:r>
      <w:r w:rsidR="007344E9" w:rsidRPr="002C68E6">
        <w:rPr>
          <w:rFonts w:eastAsia="Times New Roman" w:cs="Times New Roman"/>
          <w:szCs w:val="28"/>
        </w:rPr>
        <w:t>rưởng ban</w:t>
      </w:r>
      <w:r w:rsidR="007344E9">
        <w:rPr>
          <w:rFonts w:eastAsia="Times New Roman" w:cs="Times New Roman"/>
          <w:szCs w:val="28"/>
        </w:rPr>
        <w:t xml:space="preserve"> t</w:t>
      </w:r>
      <w:r>
        <w:rPr>
          <w:rFonts w:eastAsia="Times New Roman" w:cs="Times New Roman"/>
          <w:szCs w:val="28"/>
        </w:rPr>
        <w:t>rực tiếp quản lý</w:t>
      </w:r>
      <w:r w:rsidRPr="002C68E6">
        <w:rPr>
          <w:rFonts w:eastAsia="Times New Roman" w:cs="Times New Roman"/>
          <w:szCs w:val="28"/>
        </w:rPr>
        <w:t xml:space="preserve"> </w:t>
      </w:r>
      <w:r w:rsidR="00F97718">
        <w:rPr>
          <w:rFonts w:eastAsia="Times New Roman" w:cs="Times New Roman"/>
          <w:szCs w:val="28"/>
        </w:rPr>
        <w:t xml:space="preserve">và </w:t>
      </w:r>
      <w:r>
        <w:rPr>
          <w:rFonts w:eastAsia="Times New Roman" w:cs="Times New Roman"/>
          <w:szCs w:val="28"/>
        </w:rPr>
        <w:t xml:space="preserve">chỉ đạo giải quyết </w:t>
      </w:r>
      <w:r w:rsidRPr="002C68E6">
        <w:rPr>
          <w:rFonts w:eastAsia="Times New Roman" w:cs="Times New Roman"/>
          <w:szCs w:val="28"/>
        </w:rPr>
        <w:t xml:space="preserve">các công việc </w:t>
      </w:r>
      <w:r w:rsidR="00F97718" w:rsidRPr="0083478A">
        <w:rPr>
          <w:rFonts w:eastAsia="Times New Roman" w:cs="Times New Roman"/>
          <w:szCs w:val="28"/>
        </w:rPr>
        <w:t xml:space="preserve">liên quan đến </w:t>
      </w:r>
      <w:r w:rsidR="00EA234F">
        <w:rPr>
          <w:rFonts w:eastAsia="Times New Roman" w:cs="Times New Roman"/>
          <w:szCs w:val="28"/>
        </w:rPr>
        <w:t>B</w:t>
      </w:r>
      <w:r w:rsidR="00EA234F" w:rsidRPr="002C68E6">
        <w:rPr>
          <w:rFonts w:eastAsia="Times New Roman" w:cs="Times New Roman"/>
          <w:szCs w:val="28"/>
        </w:rPr>
        <w:t xml:space="preserve">ộ </w:t>
      </w:r>
      <w:r w:rsidR="007344E9" w:rsidRPr="002C68E6">
        <w:rPr>
          <w:rFonts w:eastAsia="Times New Roman" w:cs="Times New Roman"/>
          <w:szCs w:val="28"/>
        </w:rPr>
        <w:t xml:space="preserve">phận </w:t>
      </w:r>
      <w:r w:rsidR="007344E9">
        <w:rPr>
          <w:rFonts w:eastAsia="Times New Roman" w:cs="Times New Roman"/>
          <w:szCs w:val="28"/>
        </w:rPr>
        <w:t>Kiểm tra, đánh giá</w:t>
      </w:r>
      <w:r>
        <w:rPr>
          <w:rFonts w:eastAsia="Times New Roman" w:cs="Times New Roman"/>
          <w:szCs w:val="28"/>
        </w:rPr>
        <w:t>.</w:t>
      </w:r>
    </w:p>
    <w:p w14:paraId="41F8D635" w14:textId="363A7B42" w:rsidR="00F97718" w:rsidRPr="0083478A" w:rsidRDefault="00F97718" w:rsidP="00E26335">
      <w:pPr>
        <w:spacing w:before="60" w:after="60" w:line="283" w:lineRule="auto"/>
        <w:ind w:firstLine="720"/>
        <w:jc w:val="both"/>
        <w:rPr>
          <w:rFonts w:eastAsia="Times New Roman" w:cs="Times New Roman"/>
          <w:szCs w:val="28"/>
        </w:rPr>
      </w:pPr>
      <w:r w:rsidRPr="0083478A">
        <w:rPr>
          <w:rFonts w:eastAsia="Times New Roman" w:cs="Times New Roman"/>
          <w:szCs w:val="28"/>
        </w:rPr>
        <w:t>e</w:t>
      </w:r>
      <w:r w:rsidR="005B793A" w:rsidRPr="0083478A">
        <w:rPr>
          <w:rFonts w:eastAsia="Times New Roman" w:cs="Times New Roman"/>
          <w:szCs w:val="28"/>
        </w:rPr>
        <w:t xml:space="preserve">) </w:t>
      </w:r>
      <w:r w:rsidR="00080776" w:rsidRPr="0083478A">
        <w:rPr>
          <w:rFonts w:eastAsia="Times New Roman" w:cs="Times New Roman"/>
          <w:szCs w:val="28"/>
        </w:rPr>
        <w:t>Tham mưu</w:t>
      </w:r>
      <w:r w:rsidR="00016038">
        <w:rPr>
          <w:rFonts w:eastAsia="Times New Roman" w:cs="Times New Roman"/>
          <w:szCs w:val="28"/>
        </w:rPr>
        <w:t>, giúp việc</w:t>
      </w:r>
      <w:r w:rsidR="00080776" w:rsidRPr="0083478A">
        <w:rPr>
          <w:rFonts w:eastAsia="Times New Roman" w:cs="Times New Roman"/>
          <w:szCs w:val="28"/>
        </w:rPr>
        <w:t xml:space="preserve"> cho Trưởng ban t</w:t>
      </w:r>
      <w:r w:rsidRPr="0083478A">
        <w:rPr>
          <w:rFonts w:eastAsia="Times New Roman" w:cs="Times New Roman"/>
          <w:szCs w:val="28"/>
        </w:rPr>
        <w:t xml:space="preserve">rực tiếp chỉ đạo </w:t>
      </w:r>
      <w:r w:rsidR="00016038">
        <w:rPr>
          <w:rFonts w:eastAsia="Times New Roman" w:cs="Times New Roman"/>
          <w:szCs w:val="28"/>
        </w:rPr>
        <w:t xml:space="preserve">các </w:t>
      </w:r>
      <w:r w:rsidRPr="0083478A">
        <w:rPr>
          <w:rFonts w:eastAsia="Times New Roman" w:cs="Times New Roman"/>
          <w:szCs w:val="28"/>
        </w:rPr>
        <w:t xml:space="preserve">công </w:t>
      </w:r>
      <w:r w:rsidR="00016038">
        <w:rPr>
          <w:rFonts w:eastAsia="Times New Roman" w:cs="Times New Roman"/>
          <w:szCs w:val="28"/>
        </w:rPr>
        <w:t>việc liên quan đến</w:t>
      </w:r>
      <w:r w:rsidRPr="0083478A">
        <w:rPr>
          <w:rFonts w:eastAsia="Times New Roman" w:cs="Times New Roman"/>
          <w:szCs w:val="28"/>
        </w:rPr>
        <w:t>:</w:t>
      </w:r>
    </w:p>
    <w:p w14:paraId="01BB9721" w14:textId="7C976B50" w:rsidR="00F97718" w:rsidRPr="0083478A" w:rsidRDefault="00F97718" w:rsidP="00E26335">
      <w:pPr>
        <w:spacing w:before="60" w:after="60" w:line="283" w:lineRule="auto"/>
        <w:ind w:firstLine="720"/>
        <w:jc w:val="both"/>
        <w:rPr>
          <w:rFonts w:eastAsia="Times New Roman" w:cs="Times New Roman"/>
          <w:szCs w:val="28"/>
        </w:rPr>
      </w:pPr>
      <w:r>
        <w:rPr>
          <w:rFonts w:eastAsia="Times New Roman" w:cs="Times New Roman"/>
          <w:szCs w:val="28"/>
        </w:rPr>
        <w:t xml:space="preserve">- </w:t>
      </w:r>
      <w:r w:rsidR="00080776">
        <w:rPr>
          <w:rFonts w:eastAsia="Times New Roman" w:cs="Times New Roman"/>
          <w:szCs w:val="28"/>
        </w:rPr>
        <w:t>H</w:t>
      </w:r>
      <w:r w:rsidR="00E26335" w:rsidRPr="0083478A">
        <w:rPr>
          <w:rFonts w:eastAsia="Times New Roman" w:cs="Times New Roman"/>
          <w:szCs w:val="28"/>
        </w:rPr>
        <w:t>ướng dẫn, kiểm tra, giám sát các cơ quan đơn vị thuộc Tổng công ty trong việc thực hiện Quy chế an ninh hàng không của Tổng công ty</w:t>
      </w:r>
      <w:r w:rsidRPr="0083478A">
        <w:rPr>
          <w:rFonts w:eastAsia="Times New Roman" w:cs="Times New Roman"/>
          <w:szCs w:val="28"/>
        </w:rPr>
        <w:t>.</w:t>
      </w:r>
    </w:p>
    <w:p w14:paraId="36ECAB75" w14:textId="3FA71838" w:rsidR="00E26335" w:rsidRPr="0083478A" w:rsidRDefault="00F97718" w:rsidP="00E26335">
      <w:pPr>
        <w:spacing w:before="60" w:after="60" w:line="283" w:lineRule="auto"/>
        <w:ind w:firstLine="720"/>
        <w:jc w:val="both"/>
        <w:rPr>
          <w:rFonts w:eastAsia="Times New Roman" w:cs="Times New Roman"/>
          <w:szCs w:val="28"/>
        </w:rPr>
      </w:pPr>
      <w:r>
        <w:rPr>
          <w:rFonts w:eastAsia="Times New Roman" w:cs="Times New Roman"/>
          <w:szCs w:val="28"/>
        </w:rPr>
        <w:t>-</w:t>
      </w:r>
      <w:r w:rsidR="00E26335" w:rsidRPr="0083478A">
        <w:rPr>
          <w:rFonts w:eastAsia="Times New Roman" w:cs="Times New Roman"/>
          <w:szCs w:val="28"/>
        </w:rPr>
        <w:t xml:space="preserve"> </w:t>
      </w:r>
      <w:r w:rsidR="00080776">
        <w:rPr>
          <w:rFonts w:eastAsia="Times New Roman" w:cs="Times New Roman"/>
          <w:szCs w:val="28"/>
        </w:rPr>
        <w:t>H</w:t>
      </w:r>
      <w:r w:rsidR="00E26335" w:rsidRPr="0083478A">
        <w:rPr>
          <w:rFonts w:eastAsia="Times New Roman" w:cs="Times New Roman"/>
          <w:szCs w:val="28"/>
        </w:rPr>
        <w:t>ệ thống đánh giá rủi ro an ninh hàng không của Tổng công ty</w:t>
      </w:r>
      <w:r w:rsidRPr="0083478A">
        <w:rPr>
          <w:rFonts w:eastAsia="Times New Roman" w:cs="Times New Roman"/>
          <w:szCs w:val="28"/>
        </w:rPr>
        <w:t>.</w:t>
      </w:r>
    </w:p>
    <w:p w14:paraId="307A6DB7" w14:textId="63A9FF41" w:rsidR="00E26335" w:rsidRPr="0083478A" w:rsidRDefault="00080776" w:rsidP="00E26335">
      <w:pPr>
        <w:spacing w:before="60" w:after="60" w:line="283" w:lineRule="auto"/>
        <w:ind w:firstLine="720"/>
        <w:jc w:val="both"/>
        <w:rPr>
          <w:rFonts w:eastAsia="Times New Roman" w:cs="Times New Roman"/>
          <w:szCs w:val="28"/>
        </w:rPr>
      </w:pPr>
      <w:r>
        <w:rPr>
          <w:rFonts w:eastAsia="Times New Roman" w:cs="Times New Roman"/>
          <w:szCs w:val="28"/>
        </w:rPr>
        <w:t>-</w:t>
      </w:r>
      <w:r w:rsidR="00E26335" w:rsidRPr="0083478A">
        <w:rPr>
          <w:rFonts w:eastAsia="Times New Roman" w:cs="Times New Roman"/>
          <w:szCs w:val="28"/>
        </w:rPr>
        <w:t xml:space="preserve"> </w:t>
      </w:r>
      <w:r w:rsidRPr="0083478A">
        <w:rPr>
          <w:rFonts w:eastAsia="Times New Roman" w:cs="Times New Roman"/>
          <w:szCs w:val="28"/>
        </w:rPr>
        <w:t>C</w:t>
      </w:r>
      <w:r w:rsidR="00E26335" w:rsidRPr="0083478A">
        <w:rPr>
          <w:rFonts w:eastAsia="Times New Roman" w:cs="Times New Roman"/>
          <w:szCs w:val="28"/>
        </w:rPr>
        <w:t>ác quy định, tiêu chuẩn nội bộ, quy trình, kế hoạch về công tác an ninh hàng không và phòng chống khủng bố; quy định về bảo đảm an ninh thông tin đối với hệ thống chuyên ngành bảo đảm hoạt động bay</w:t>
      </w:r>
      <w:r w:rsidRPr="0083478A">
        <w:rPr>
          <w:rFonts w:eastAsia="Times New Roman" w:cs="Times New Roman"/>
          <w:szCs w:val="28"/>
        </w:rPr>
        <w:t>.</w:t>
      </w:r>
    </w:p>
    <w:p w14:paraId="7BD37201" w14:textId="298D7792" w:rsidR="00016038" w:rsidRDefault="00080776" w:rsidP="00016038">
      <w:pPr>
        <w:spacing w:before="60" w:after="60" w:line="283" w:lineRule="auto"/>
        <w:ind w:firstLine="720"/>
        <w:jc w:val="both"/>
        <w:rPr>
          <w:rFonts w:eastAsia="Times New Roman" w:cs="Times New Roman"/>
          <w:szCs w:val="28"/>
        </w:rPr>
      </w:pPr>
      <w:r>
        <w:rPr>
          <w:rFonts w:eastAsia="Times New Roman" w:cs="Times New Roman"/>
          <w:szCs w:val="28"/>
        </w:rPr>
        <w:t xml:space="preserve">- </w:t>
      </w:r>
      <w:r w:rsidR="00016038" w:rsidRPr="00080776">
        <w:rPr>
          <w:rFonts w:eastAsia="Times New Roman" w:cs="Times New Roman"/>
          <w:szCs w:val="28"/>
        </w:rPr>
        <w:t xml:space="preserve"> </w:t>
      </w:r>
      <w:r w:rsidR="00016038">
        <w:rPr>
          <w:rFonts w:eastAsia="Times New Roman" w:cs="Times New Roman"/>
          <w:szCs w:val="28"/>
        </w:rPr>
        <w:t>X</w:t>
      </w:r>
      <w:r w:rsidR="00016038" w:rsidRPr="00080776">
        <w:rPr>
          <w:rFonts w:eastAsia="Times New Roman" w:cs="Times New Roman"/>
          <w:szCs w:val="28"/>
        </w:rPr>
        <w:t xml:space="preserve">ây dựng và triển khai </w:t>
      </w:r>
      <w:r w:rsidR="00016038">
        <w:rPr>
          <w:rFonts w:eastAsia="Times New Roman" w:cs="Times New Roman"/>
          <w:szCs w:val="28"/>
        </w:rPr>
        <w:t>K</w:t>
      </w:r>
      <w:r w:rsidR="00016038" w:rsidRPr="00F97718">
        <w:rPr>
          <w:rFonts w:eastAsia="Times New Roman" w:cs="Times New Roman"/>
          <w:szCs w:val="28"/>
        </w:rPr>
        <w:t>ế hoạch khẩn nguy đối phó với hành vi can thiệp bất hợp pháp và</w:t>
      </w:r>
      <w:r w:rsidR="00016038">
        <w:rPr>
          <w:rFonts w:eastAsia="Times New Roman" w:cs="Times New Roman"/>
          <w:szCs w:val="28"/>
        </w:rPr>
        <w:t>o</w:t>
      </w:r>
      <w:r w:rsidR="00016038" w:rsidRPr="00F97718">
        <w:rPr>
          <w:rFonts w:eastAsia="Times New Roman" w:cs="Times New Roman"/>
          <w:szCs w:val="28"/>
        </w:rPr>
        <w:t xml:space="preserve"> hoạt động hàng không dân dụng tại từng cơ sở cung cấp dịch vụ </w:t>
      </w:r>
      <w:r w:rsidR="00016038">
        <w:rPr>
          <w:rFonts w:eastAsia="Times New Roman" w:cs="Times New Roman"/>
          <w:szCs w:val="28"/>
        </w:rPr>
        <w:t>b</w:t>
      </w:r>
      <w:r w:rsidR="00016038" w:rsidRPr="00F97718">
        <w:rPr>
          <w:rFonts w:eastAsia="Times New Roman" w:cs="Times New Roman"/>
          <w:szCs w:val="28"/>
        </w:rPr>
        <w:t xml:space="preserve">ảo đảm </w:t>
      </w:r>
      <w:r w:rsidR="00016038">
        <w:rPr>
          <w:rFonts w:eastAsia="Times New Roman" w:cs="Times New Roman"/>
          <w:szCs w:val="28"/>
        </w:rPr>
        <w:t>hoạt</w:t>
      </w:r>
      <w:r w:rsidR="00016038" w:rsidRPr="00F97718">
        <w:rPr>
          <w:rFonts w:eastAsia="Times New Roman" w:cs="Times New Roman"/>
          <w:szCs w:val="28"/>
        </w:rPr>
        <w:t xml:space="preserve"> hoạt động bay được thiết lập tại khu vực hạn chế của </w:t>
      </w:r>
      <w:r w:rsidR="00016038">
        <w:rPr>
          <w:rFonts w:eastAsia="Times New Roman" w:cs="Times New Roman"/>
          <w:szCs w:val="28"/>
        </w:rPr>
        <w:t>T</w:t>
      </w:r>
      <w:r w:rsidR="00016038" w:rsidRPr="00F97718">
        <w:rPr>
          <w:rFonts w:eastAsia="Times New Roman" w:cs="Times New Roman"/>
          <w:szCs w:val="28"/>
        </w:rPr>
        <w:t>ổng công ty</w:t>
      </w:r>
      <w:r w:rsidR="00016038" w:rsidRPr="00080776">
        <w:rPr>
          <w:rFonts w:eastAsia="Times New Roman" w:cs="Times New Roman"/>
          <w:szCs w:val="28"/>
        </w:rPr>
        <w:t>.</w:t>
      </w:r>
    </w:p>
    <w:p w14:paraId="4244B833" w14:textId="3C1AEBAB" w:rsidR="00016038" w:rsidRDefault="00016038" w:rsidP="00016038">
      <w:pPr>
        <w:spacing w:before="60" w:after="60" w:line="283" w:lineRule="auto"/>
        <w:ind w:firstLine="720"/>
        <w:jc w:val="both"/>
        <w:rPr>
          <w:rFonts w:eastAsia="Times New Roman" w:cs="Times New Roman"/>
          <w:szCs w:val="28"/>
        </w:rPr>
      </w:pPr>
      <w:r>
        <w:rPr>
          <w:rFonts w:eastAsia="Times New Roman" w:cs="Times New Roman"/>
          <w:szCs w:val="28"/>
        </w:rPr>
        <w:t>- Công tác đảng, công tác kế hoạch, tin bài website.</w:t>
      </w:r>
    </w:p>
    <w:p w14:paraId="23A49BC0" w14:textId="3D3884B4" w:rsidR="007344E9" w:rsidRPr="00080776" w:rsidRDefault="007344E9" w:rsidP="00016038">
      <w:pPr>
        <w:spacing w:before="60" w:after="60" w:line="283" w:lineRule="auto"/>
        <w:ind w:firstLine="720"/>
        <w:jc w:val="both"/>
        <w:rPr>
          <w:rFonts w:eastAsia="Times New Roman" w:cs="Times New Roman"/>
          <w:szCs w:val="28"/>
        </w:rPr>
      </w:pPr>
      <w:r>
        <w:rPr>
          <w:rFonts w:eastAsia="Times New Roman" w:cs="Times New Roman"/>
          <w:szCs w:val="28"/>
        </w:rPr>
        <w:t>- Đ</w:t>
      </w:r>
      <w:r w:rsidRPr="007344E9">
        <w:rPr>
          <w:rFonts w:eastAsia="Times New Roman" w:cs="Times New Roman"/>
          <w:szCs w:val="28"/>
        </w:rPr>
        <w:t>ề xuất các nội dung sửa đổi</w:t>
      </w:r>
      <w:r>
        <w:rPr>
          <w:rFonts w:eastAsia="Times New Roman" w:cs="Times New Roman"/>
          <w:szCs w:val="28"/>
        </w:rPr>
        <w:t>,</w:t>
      </w:r>
      <w:r w:rsidRPr="007344E9">
        <w:rPr>
          <w:rFonts w:eastAsia="Times New Roman" w:cs="Times New Roman"/>
          <w:szCs w:val="28"/>
        </w:rPr>
        <w:t xml:space="preserve"> bổ sung về chủ trương</w:t>
      </w:r>
      <w:r>
        <w:rPr>
          <w:rFonts w:eastAsia="Times New Roman" w:cs="Times New Roman"/>
          <w:szCs w:val="28"/>
        </w:rPr>
        <w:t>,</w:t>
      </w:r>
      <w:r w:rsidRPr="007344E9">
        <w:rPr>
          <w:rFonts w:eastAsia="Times New Roman" w:cs="Times New Roman"/>
          <w:szCs w:val="28"/>
        </w:rPr>
        <w:t xml:space="preserve"> chính sách</w:t>
      </w:r>
      <w:r>
        <w:rPr>
          <w:rFonts w:eastAsia="Times New Roman" w:cs="Times New Roman"/>
          <w:szCs w:val="28"/>
        </w:rPr>
        <w:t>,</w:t>
      </w:r>
      <w:r w:rsidRPr="007344E9">
        <w:rPr>
          <w:rFonts w:eastAsia="Times New Roman" w:cs="Times New Roman"/>
          <w:szCs w:val="28"/>
        </w:rPr>
        <w:t xml:space="preserve"> pháp luật </w:t>
      </w:r>
      <w:r>
        <w:rPr>
          <w:rFonts w:eastAsia="Times New Roman" w:cs="Times New Roman"/>
          <w:szCs w:val="28"/>
        </w:rPr>
        <w:t>và</w:t>
      </w:r>
      <w:r w:rsidRPr="007344E9">
        <w:rPr>
          <w:rFonts w:eastAsia="Times New Roman" w:cs="Times New Roman"/>
          <w:szCs w:val="28"/>
        </w:rPr>
        <w:t xml:space="preserve"> đóng góp ý kiến các văn bản liên quan đến</w:t>
      </w:r>
      <w:r>
        <w:rPr>
          <w:rFonts w:eastAsia="Times New Roman" w:cs="Times New Roman"/>
          <w:szCs w:val="28"/>
        </w:rPr>
        <w:t xml:space="preserve"> ANHK.</w:t>
      </w:r>
    </w:p>
    <w:p w14:paraId="2A9D0C8D" w14:textId="1DCE891D" w:rsidR="00A215C0" w:rsidRDefault="00E26335" w:rsidP="00CC34C6">
      <w:pPr>
        <w:pStyle w:val="ListParagraph"/>
        <w:spacing w:before="60" w:after="60" w:line="283" w:lineRule="auto"/>
        <w:ind w:left="0" w:firstLine="720"/>
        <w:contextualSpacing w:val="0"/>
        <w:jc w:val="both"/>
        <w:rPr>
          <w:b/>
          <w:iCs/>
          <w:szCs w:val="28"/>
          <w:lang w:val="it-IT"/>
        </w:rPr>
      </w:pPr>
      <w:r>
        <w:rPr>
          <w:b/>
          <w:iCs/>
          <w:szCs w:val="28"/>
          <w:lang w:val="it-IT"/>
        </w:rPr>
        <w:t>3</w:t>
      </w:r>
      <w:r w:rsidR="00A215C0" w:rsidRPr="005E43E9">
        <w:rPr>
          <w:b/>
          <w:iCs/>
          <w:szCs w:val="28"/>
          <w:lang w:val="it-IT"/>
        </w:rPr>
        <w:t xml:space="preserve">. Bộ phận Quản lý hệ thống </w:t>
      </w:r>
      <w:r w:rsidR="00831E0C">
        <w:rPr>
          <w:b/>
          <w:iCs/>
          <w:szCs w:val="28"/>
          <w:lang w:val="it-IT"/>
        </w:rPr>
        <w:t>an ninh</w:t>
      </w:r>
    </w:p>
    <w:p w14:paraId="6D42DDF2" w14:textId="14307483" w:rsidR="004E7DE2" w:rsidRPr="0083478A" w:rsidRDefault="000E455D" w:rsidP="00CC34C6">
      <w:pPr>
        <w:pStyle w:val="ListParagraph"/>
        <w:spacing w:before="60" w:after="60" w:line="283" w:lineRule="auto"/>
        <w:ind w:left="0" w:firstLine="720"/>
        <w:contextualSpacing w:val="0"/>
        <w:jc w:val="both"/>
        <w:rPr>
          <w:b/>
          <w:i/>
          <w:szCs w:val="28"/>
          <w:lang w:val="vi-VN"/>
        </w:rPr>
      </w:pPr>
      <w:r w:rsidRPr="0083478A">
        <w:rPr>
          <w:b/>
          <w:i/>
          <w:szCs w:val="28"/>
          <w:lang w:val="it-IT"/>
        </w:rPr>
        <w:t>3</w:t>
      </w:r>
      <w:r w:rsidRPr="0083478A">
        <w:rPr>
          <w:b/>
          <w:i/>
          <w:szCs w:val="28"/>
          <w:lang w:val="vi-VN"/>
        </w:rPr>
        <w:t>.</w:t>
      </w:r>
      <w:r>
        <w:rPr>
          <w:b/>
          <w:i/>
          <w:szCs w:val="28"/>
          <w:lang w:val="vi-VN"/>
        </w:rPr>
        <w:t>1.</w:t>
      </w:r>
      <w:r w:rsidRPr="0083478A">
        <w:rPr>
          <w:b/>
          <w:i/>
          <w:szCs w:val="28"/>
          <w:lang w:val="vi-VN"/>
        </w:rPr>
        <w:t xml:space="preserve"> </w:t>
      </w:r>
      <w:r w:rsidR="004E7DE2" w:rsidRPr="0083478A">
        <w:rPr>
          <w:b/>
          <w:i/>
          <w:szCs w:val="28"/>
          <w:lang w:val="it-IT"/>
        </w:rPr>
        <w:t>Nhiệm vụ được giao chủ trì tham mưu, triển khai thực hiện</w:t>
      </w:r>
    </w:p>
    <w:p w14:paraId="56681929" w14:textId="417FF292"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Định hướng chiến lược, quy hoạch, kế hoạch thực hiện duy trì, vận hành phát triển Hệ thống quản lý ANHK của Tổng công ty; việc áp dụng kỹ thuật, công nghệ và kinh nghiệm trong bảo đảm ANHK tại Tổng công ty.</w:t>
      </w:r>
    </w:p>
    <w:p w14:paraId="729A2185" w14:textId="772FD2C4"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Xây dựng Quy chế ANHK của Tổng công ty; các quy định, tiêu chuẩn nội bộ, quy trình, kế hoạch về công tác ANHK và phòng chống khủng bố, công tác bảo đảm an ninh nội bộ với nhân viên hàng không.</w:t>
      </w:r>
    </w:p>
    <w:p w14:paraId="1E04CD2D" w14:textId="50A5DF4D"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Tham mưu tổ chức thực hiện các văn bản quy phạm pháp luật, chiến lược, quy hoạch, kế hoạch, tiêu chuẩn, quy chuẩn về ANHK.</w:t>
      </w:r>
    </w:p>
    <w:p w14:paraId="393FF384" w14:textId="0B69CEDD"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lastRenderedPageBreak/>
        <w:t>Tham mưu trong việc triển khai thực hiện các quy chế phối hợp với lực lượng Công an, Quân đội, chính quyền địa phương và các doanh nghiệp trong ngành hàng không trong công tác bảo đảm ANHK, an toàn trật tự xã hội và công tác đối phó với hành vi can thiệp bất hợp pháp vào hoạt động hàng không dân dụng.</w:t>
      </w:r>
    </w:p>
    <w:p w14:paraId="656DE352" w14:textId="19D61B6C"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 xml:space="preserve">Tham mưu xây dựng, thẩm định và trình phê duyệt Kế hoạch khẩn nguy đối phó với hành vi can thiệp bất hợp pháp vào hoạt động hàng không dân dụng tại từng cơ sở cung cấp dịch vụ bảo đảm hoạt hoạt động bay được thiết lập tại khu vực hạn chế của Tổng công ty; xây dựng biện pháp an ninh phòng ngừa từng khu vực hạn chế phù hợp với tình hình thực tế. </w:t>
      </w:r>
    </w:p>
    <w:p w14:paraId="43B6AEDC" w14:textId="38BB5E16"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Tham mưu, phối hợp đề nghị bổ sung các khu vực hạn chế của Tổng công ty vào Danh mục các mục tiêu quan trọng về chính trị, kinh tế, ngoại giao, khoa học - kỹ thuật, văn hóa, xã hội do lực lượng cảnh sát nhân dân có trách nhiệm vũ trang canh gác bảo vệ hoặc Danh mục các công trình trọng điểm liên quan đến ANQG.</w:t>
      </w:r>
    </w:p>
    <w:p w14:paraId="525F013E" w14:textId="4CDEF812"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Kiểm tra, đánh giá, thẩm định trình hồ sơ bổ nhiệm và cấp thẻ giám sát viên ANHK nội bộ của Tổng công ty; cấp thẻ, giấy phép kiểm soát an ninh nội bộ của Tổng công ty đối với các đối tượng thuộc thẩm quyền thẩm định của Ban ANHK; đề nghị Cục Hàng không Việt Nam cấp thẻ kiểm soát an ninh cảng hàng không, sân bay đối với Khối cơ quan Tổng công ty và các đơn vị chưa là pháp nhân, chưa có con dấu riêng.</w:t>
      </w:r>
    </w:p>
    <w:p w14:paraId="21BF80C4" w14:textId="23EA3FE9"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Thực hiện nhiệm vụ của cơ quan thường trực của Tiểu ban Chỉ đạo phòng, chống khủng bố.</w:t>
      </w:r>
    </w:p>
    <w:p w14:paraId="4ABB9F7E" w14:textId="245A6B91"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 xml:space="preserve">Xây dựng và phát triển văn hóa an ninh hàng không trong </w:t>
      </w:r>
      <w:r w:rsidR="00EA234F">
        <w:rPr>
          <w:szCs w:val="28"/>
          <w:lang w:val="it-IT"/>
        </w:rPr>
        <w:t>TCT.</w:t>
      </w:r>
    </w:p>
    <w:p w14:paraId="1AE278C5" w14:textId="0DEFB6D9"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Triển khai thực hiện các hội nghị, hội thảo của Ban được giao chủ trì hoặc phối hợp.</w:t>
      </w:r>
    </w:p>
    <w:p w14:paraId="7D3FE8CA" w14:textId="3C4D4923"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Đề xuất mô hình tổ chức; kiện toàn mô hình tổ chức về ANHK của cơ quan, đơn vị.</w:t>
      </w:r>
    </w:p>
    <w:p w14:paraId="17D29BAD" w14:textId="308D7732"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Tổ chức thực hiện và phổ biến các văn bản, quy định mới của Nhà nước, các tổ chức quốc tế về lĩnh vực ANHK.</w:t>
      </w:r>
    </w:p>
    <w:p w14:paraId="05AAECEE" w14:textId="46354666" w:rsid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Xây dựng Kế hoạch diễn tập can thiệp bất hợp pháp hàng năm của Tổng công ty và các đơn vị; phối hợp với các đơn vị thực hiện công tác diễn tập khi được giao.</w:t>
      </w:r>
    </w:p>
    <w:p w14:paraId="31DB4C95" w14:textId="0AC37849" w:rsidR="00EA234F" w:rsidRPr="00E0354C" w:rsidRDefault="00EA234F"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C01915">
        <w:rPr>
          <w:iCs/>
          <w:szCs w:val="28"/>
          <w:lang w:val="it-IT"/>
        </w:rPr>
        <w:t>Hướng dẫn, kiểm tra, giám sát các đơn vị thực hiện công tác quản lý, sử dụng vũ khí, công cụ hỗ trợ, trang thiết bị ANHK</w:t>
      </w:r>
      <w:r>
        <w:rPr>
          <w:iCs/>
          <w:szCs w:val="28"/>
          <w:lang w:val="it-IT"/>
        </w:rPr>
        <w:t>.</w:t>
      </w:r>
    </w:p>
    <w:p w14:paraId="095018F7" w14:textId="39756472" w:rsid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Tham mưu, hướng dẫn thực hiện công tác quản lý chất lượng của Ban.</w:t>
      </w:r>
    </w:p>
    <w:p w14:paraId="6102D186" w14:textId="77777777" w:rsidR="00EA234F" w:rsidRPr="00EA234F" w:rsidRDefault="00EA234F"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lastRenderedPageBreak/>
        <w:t>Đề xuất ý kiến và tham gia xây dựng chương trình đào tạo, huấn luyện về an toàn, chất lượng cho từng nhóm đối tượng của Trung tâm; thực hiện và phối hợp thực hiện công tác đào tạo, huấn luyện khi có yêu cầu.</w:t>
      </w:r>
    </w:p>
    <w:p w14:paraId="442CEC3A" w14:textId="77777777" w:rsidR="00EA234F" w:rsidRPr="00EA234F" w:rsidRDefault="00EA234F"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A234F">
        <w:rPr>
          <w:szCs w:val="28"/>
          <w:lang w:val="it-IT"/>
        </w:rPr>
        <w:t>Hướng dẫn, kiểm tra, giám sát các đơn vị thực hiện công tác sát hạch, đào tạo, bồi dưỡng, huấn luyện ANHK.</w:t>
      </w:r>
    </w:p>
    <w:p w14:paraId="14CCED2B" w14:textId="0A6F5227" w:rsidR="00EA234F" w:rsidRPr="00E0354C" w:rsidRDefault="00EA234F"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A234F">
        <w:rPr>
          <w:szCs w:val="28"/>
          <w:lang w:val="it-IT"/>
        </w:rPr>
        <w:t>Triển khai thực hiện biện pháp an ninh tăng cường theo cấp độ của Cục Hàng không Việt Nam; phối hợp với các cơ quan, đơn vị liên quan và tổng hợp báo cáo Cục Hàng không Việt Nam.</w:t>
      </w:r>
    </w:p>
    <w:p w14:paraId="395BB9BC" w14:textId="55E362C9" w:rsidR="00E0354C" w:rsidRPr="00E0354C"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Lập báo cáo định kỳ và các báo cáo khác có liên quan lĩnh vực ANHK theo quy định.</w:t>
      </w:r>
    </w:p>
    <w:p w14:paraId="5A3F1829" w14:textId="31703BB4" w:rsidR="00C24DD4" w:rsidRPr="0083478A" w:rsidRDefault="00E0354C"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E0354C">
        <w:rPr>
          <w:szCs w:val="28"/>
          <w:lang w:val="it-IT"/>
        </w:rPr>
        <w:t>Đóng góp ý kiến các văn bản, hồ sơ liên quan đến công tác ANHK thuộc phạm vi nhiệm vụ được giao của Bộ phận Quản lý hệ thống an ninh.</w:t>
      </w:r>
      <w:r w:rsidRPr="0083478A" w:rsidDel="00E0354C">
        <w:rPr>
          <w:szCs w:val="28"/>
          <w:lang w:val="it-IT"/>
        </w:rPr>
        <w:t xml:space="preserve"> </w:t>
      </w:r>
    </w:p>
    <w:p w14:paraId="4DA15EB2" w14:textId="7F25390B" w:rsidR="00B95785" w:rsidRDefault="00B95785" w:rsidP="00B502A4">
      <w:pPr>
        <w:pStyle w:val="ListParagraph"/>
        <w:numPr>
          <w:ilvl w:val="0"/>
          <w:numId w:val="20"/>
        </w:numPr>
        <w:tabs>
          <w:tab w:val="left" w:pos="993"/>
        </w:tabs>
        <w:spacing w:before="60" w:after="60" w:line="283" w:lineRule="auto"/>
        <w:ind w:left="0" w:firstLine="709"/>
        <w:contextualSpacing w:val="0"/>
        <w:jc w:val="both"/>
        <w:rPr>
          <w:szCs w:val="28"/>
          <w:lang w:val="it-IT"/>
        </w:rPr>
      </w:pPr>
      <w:r w:rsidRPr="0083478A">
        <w:rPr>
          <w:szCs w:val="28"/>
          <w:lang w:val="it-IT"/>
        </w:rPr>
        <w:t>Tham gia các đoàn thanh tra, kiểm tra, khảo sát, đánh giá ANHK khi được phân công.</w:t>
      </w:r>
    </w:p>
    <w:p w14:paraId="2FA06E46" w14:textId="77777777" w:rsidR="00EA234F" w:rsidRPr="00C01915" w:rsidRDefault="00EA234F" w:rsidP="00B502A4">
      <w:pPr>
        <w:pStyle w:val="ListParagraph"/>
        <w:numPr>
          <w:ilvl w:val="0"/>
          <w:numId w:val="20"/>
        </w:numPr>
        <w:tabs>
          <w:tab w:val="left" w:pos="993"/>
        </w:tabs>
        <w:spacing w:before="60" w:after="60" w:line="283" w:lineRule="auto"/>
        <w:ind w:left="0" w:firstLine="709"/>
        <w:contextualSpacing w:val="0"/>
        <w:jc w:val="both"/>
        <w:rPr>
          <w:iCs/>
          <w:szCs w:val="28"/>
          <w:lang w:val="it-IT"/>
        </w:rPr>
      </w:pPr>
      <w:r w:rsidRPr="00C01915">
        <w:rPr>
          <w:iCs/>
          <w:szCs w:val="28"/>
          <w:lang w:val="it-IT"/>
        </w:rPr>
        <w:t xml:space="preserve">Thẩm </w:t>
      </w:r>
      <w:r w:rsidRPr="00EA234F">
        <w:rPr>
          <w:szCs w:val="28"/>
          <w:lang w:val="it-IT"/>
        </w:rPr>
        <w:t>định</w:t>
      </w:r>
      <w:r w:rsidRPr="00C01915">
        <w:rPr>
          <w:iCs/>
          <w:szCs w:val="28"/>
          <w:lang w:val="it-IT"/>
        </w:rPr>
        <w:t xml:space="preserve"> hồ sơ các dự án đầu tư xây dựng công trình, mua sắm trang thiết bị ANHK.</w:t>
      </w:r>
    </w:p>
    <w:p w14:paraId="3CAEC2C4" w14:textId="11D0D5F8" w:rsidR="001F6C78" w:rsidRPr="0083478A" w:rsidRDefault="001F6C78" w:rsidP="00B502A4">
      <w:pPr>
        <w:pStyle w:val="ListParagraph"/>
        <w:numPr>
          <w:ilvl w:val="0"/>
          <w:numId w:val="20"/>
        </w:numPr>
        <w:tabs>
          <w:tab w:val="left" w:pos="993"/>
        </w:tabs>
        <w:spacing w:before="60" w:after="60" w:line="283" w:lineRule="auto"/>
        <w:contextualSpacing w:val="0"/>
        <w:jc w:val="both"/>
        <w:rPr>
          <w:szCs w:val="28"/>
          <w:lang w:val="it-IT"/>
        </w:rPr>
      </w:pPr>
      <w:r w:rsidRPr="00E0354C">
        <w:rPr>
          <w:szCs w:val="28"/>
          <w:lang w:val="it-IT"/>
        </w:rPr>
        <w:t>Th</w:t>
      </w:r>
      <w:r w:rsidRPr="00E0354C">
        <w:rPr>
          <w:rFonts w:hint="eastAsia"/>
          <w:szCs w:val="28"/>
          <w:lang w:val="it-IT"/>
        </w:rPr>
        <w:t>ự</w:t>
      </w:r>
      <w:r w:rsidRPr="00E0354C">
        <w:rPr>
          <w:szCs w:val="28"/>
          <w:lang w:val="it-IT"/>
        </w:rPr>
        <w:t>c hiện nhiệm vụ khác thuộc ch</w:t>
      </w:r>
      <w:r w:rsidRPr="00E0354C">
        <w:rPr>
          <w:rFonts w:hint="eastAsia"/>
          <w:szCs w:val="28"/>
          <w:lang w:val="it-IT"/>
        </w:rPr>
        <w:t>ứ</w:t>
      </w:r>
      <w:r w:rsidRPr="00E0354C">
        <w:rPr>
          <w:szCs w:val="28"/>
          <w:lang w:val="it-IT"/>
        </w:rPr>
        <w:t>c n</w:t>
      </w:r>
      <w:r w:rsidRPr="00E0354C">
        <w:rPr>
          <w:rFonts w:hint="eastAsia"/>
          <w:szCs w:val="28"/>
          <w:lang w:val="it-IT"/>
        </w:rPr>
        <w:t>ă</w:t>
      </w:r>
      <w:r w:rsidRPr="00E0354C">
        <w:rPr>
          <w:szCs w:val="28"/>
          <w:lang w:val="it-IT"/>
        </w:rPr>
        <w:t>ng, nhiệm vụ của Ban ANHK.</w:t>
      </w:r>
    </w:p>
    <w:p w14:paraId="7F3E4671" w14:textId="13AD3A60" w:rsidR="00940584" w:rsidRDefault="000E455D" w:rsidP="005536D1">
      <w:pPr>
        <w:pStyle w:val="ListParagraph"/>
        <w:spacing w:before="60" w:after="60" w:line="264" w:lineRule="auto"/>
        <w:ind w:left="0" w:firstLine="720"/>
        <w:contextualSpacing w:val="0"/>
        <w:jc w:val="both"/>
        <w:rPr>
          <w:iCs/>
          <w:szCs w:val="28"/>
          <w:lang w:val="vi-VN"/>
        </w:rPr>
      </w:pPr>
      <w:r w:rsidRPr="0083478A">
        <w:rPr>
          <w:b/>
          <w:bCs/>
          <w:i/>
          <w:szCs w:val="28"/>
          <w:lang w:val="vi-VN"/>
        </w:rPr>
        <w:t>3.2. Các thành viên của bộ phận</w:t>
      </w:r>
    </w:p>
    <w:p w14:paraId="1AC672FB" w14:textId="419F8824" w:rsidR="000E455D" w:rsidRPr="00940584" w:rsidRDefault="00940584" w:rsidP="00940584">
      <w:pPr>
        <w:pStyle w:val="ListParagraph"/>
        <w:numPr>
          <w:ilvl w:val="0"/>
          <w:numId w:val="25"/>
        </w:numPr>
        <w:spacing w:before="60" w:after="60" w:line="283" w:lineRule="auto"/>
        <w:contextualSpacing w:val="0"/>
        <w:jc w:val="both"/>
        <w:rPr>
          <w:iCs/>
          <w:szCs w:val="28"/>
          <w:lang w:val="vi-VN"/>
        </w:rPr>
      </w:pPr>
      <w:r w:rsidRPr="00940584">
        <w:rPr>
          <w:iCs/>
          <w:szCs w:val="28"/>
          <w:lang w:val="vi-VN"/>
        </w:rPr>
        <w:t xml:space="preserve">Ông </w:t>
      </w:r>
      <w:r w:rsidRPr="0083478A">
        <w:rPr>
          <w:iCs/>
          <w:szCs w:val="28"/>
          <w:lang w:val="it-IT"/>
        </w:rPr>
        <w:t>Nguyễn Quang Vinh</w:t>
      </w:r>
      <w:r w:rsidRPr="00940584">
        <w:rPr>
          <w:iCs/>
          <w:szCs w:val="28"/>
          <w:lang w:val="vi-VN"/>
        </w:rPr>
        <w:t xml:space="preserve"> - Phụ trách bộ phận</w:t>
      </w:r>
    </w:p>
    <w:p w14:paraId="0EDFFCDA" w14:textId="2036B442" w:rsidR="00940584" w:rsidRPr="00940584" w:rsidRDefault="00940584" w:rsidP="00940584">
      <w:pPr>
        <w:pStyle w:val="ListParagraph"/>
        <w:numPr>
          <w:ilvl w:val="0"/>
          <w:numId w:val="25"/>
        </w:numPr>
        <w:spacing w:before="60" w:after="60" w:line="283" w:lineRule="auto"/>
        <w:contextualSpacing w:val="0"/>
        <w:jc w:val="both"/>
        <w:rPr>
          <w:iCs/>
          <w:szCs w:val="28"/>
          <w:lang w:val="vi-VN"/>
        </w:rPr>
      </w:pPr>
      <w:r w:rsidRPr="0083478A">
        <w:rPr>
          <w:szCs w:val="28"/>
          <w:lang w:val="it-IT"/>
        </w:rPr>
        <w:t>Ông Nguyễn Văn Hùng</w:t>
      </w:r>
      <w:r w:rsidRPr="0083478A">
        <w:rPr>
          <w:szCs w:val="28"/>
          <w:lang w:val="vi-VN"/>
        </w:rPr>
        <w:t xml:space="preserve"> </w:t>
      </w:r>
      <w:r w:rsidR="00332347">
        <w:rPr>
          <w:szCs w:val="28"/>
          <w:lang w:val="vi-VN"/>
        </w:rPr>
        <w:t xml:space="preserve"> </w:t>
      </w:r>
      <w:r w:rsidRPr="0083478A">
        <w:rPr>
          <w:szCs w:val="28"/>
          <w:lang w:val="vi-VN"/>
        </w:rPr>
        <w:t>- Chuyên viên</w:t>
      </w:r>
    </w:p>
    <w:p w14:paraId="2430C254" w14:textId="0C66DA5C" w:rsidR="00940584" w:rsidRPr="0083478A" w:rsidRDefault="00940584" w:rsidP="00940584">
      <w:pPr>
        <w:pStyle w:val="ListParagraph"/>
        <w:numPr>
          <w:ilvl w:val="0"/>
          <w:numId w:val="25"/>
        </w:numPr>
        <w:spacing w:before="60" w:after="60" w:line="283" w:lineRule="auto"/>
        <w:contextualSpacing w:val="0"/>
        <w:jc w:val="both"/>
        <w:rPr>
          <w:iCs/>
          <w:szCs w:val="28"/>
          <w:lang w:val="vi-VN"/>
        </w:rPr>
      </w:pPr>
      <w:r w:rsidRPr="0083478A">
        <w:rPr>
          <w:szCs w:val="28"/>
          <w:lang w:val="it-IT"/>
        </w:rPr>
        <w:t>Bà Nguyễn Thị Tô Hoài</w:t>
      </w:r>
      <w:r w:rsidR="006A230B">
        <w:rPr>
          <w:szCs w:val="28"/>
        </w:rPr>
        <w:t xml:space="preserve"> -</w:t>
      </w:r>
      <w:r w:rsidR="006A230B" w:rsidRPr="0083478A">
        <w:rPr>
          <w:szCs w:val="28"/>
          <w:lang w:val="vi-VN"/>
        </w:rPr>
        <w:t xml:space="preserve"> </w:t>
      </w:r>
      <w:r w:rsidRPr="0083478A">
        <w:rPr>
          <w:szCs w:val="28"/>
          <w:lang w:val="vi-VN"/>
        </w:rPr>
        <w:t>Chuyên viên</w:t>
      </w:r>
    </w:p>
    <w:p w14:paraId="78906435" w14:textId="02F11124" w:rsidR="00940584" w:rsidRPr="0083478A" w:rsidRDefault="006A230B" w:rsidP="0083478A">
      <w:pPr>
        <w:pStyle w:val="ListParagraph"/>
        <w:numPr>
          <w:ilvl w:val="0"/>
          <w:numId w:val="25"/>
        </w:numPr>
        <w:spacing w:before="60" w:after="60" w:line="283" w:lineRule="auto"/>
        <w:contextualSpacing w:val="0"/>
        <w:jc w:val="both"/>
        <w:rPr>
          <w:iCs/>
          <w:szCs w:val="28"/>
          <w:lang w:val="vi-VN"/>
        </w:rPr>
      </w:pPr>
      <w:r w:rsidRPr="0083478A">
        <w:rPr>
          <w:szCs w:val="28"/>
          <w:lang w:val="it-IT"/>
        </w:rPr>
        <w:t xml:space="preserve">Bà </w:t>
      </w:r>
      <w:r>
        <w:rPr>
          <w:szCs w:val="28"/>
          <w:lang w:val="vi-VN"/>
        </w:rPr>
        <w:t xml:space="preserve">Phạm Thị Liên  </w:t>
      </w:r>
      <w:r w:rsidR="00940584" w:rsidRPr="0083478A">
        <w:rPr>
          <w:szCs w:val="28"/>
          <w:lang w:val="vi-VN"/>
        </w:rPr>
        <w:t>- Chuyên viên</w:t>
      </w:r>
    </w:p>
    <w:p w14:paraId="328A55D0" w14:textId="2BB0E6AF" w:rsidR="001F043C" w:rsidRDefault="00744F5C" w:rsidP="005536D1">
      <w:pPr>
        <w:spacing w:before="60" w:after="60" w:line="264" w:lineRule="auto"/>
        <w:ind w:firstLine="720"/>
        <w:jc w:val="both"/>
        <w:rPr>
          <w:b/>
          <w:bCs/>
          <w:szCs w:val="28"/>
          <w:lang w:val="it-IT"/>
        </w:rPr>
      </w:pPr>
      <w:r>
        <w:rPr>
          <w:b/>
          <w:bCs/>
          <w:szCs w:val="28"/>
          <w:lang w:val="it-IT"/>
        </w:rPr>
        <w:t>4</w:t>
      </w:r>
      <w:r w:rsidR="001F043C" w:rsidRPr="005E43E9">
        <w:rPr>
          <w:b/>
          <w:bCs/>
          <w:szCs w:val="28"/>
          <w:lang w:val="it-IT"/>
        </w:rPr>
        <w:t>. Bộ phận Kiểm tra, đánh giá</w:t>
      </w:r>
    </w:p>
    <w:p w14:paraId="3FA0C7F0" w14:textId="2480BC44" w:rsidR="00940584" w:rsidRPr="008F68BF" w:rsidRDefault="00744F5C" w:rsidP="00940584">
      <w:pPr>
        <w:pStyle w:val="ListParagraph"/>
        <w:spacing w:before="60" w:after="60" w:line="283" w:lineRule="auto"/>
        <w:ind w:left="0" w:firstLine="720"/>
        <w:contextualSpacing w:val="0"/>
        <w:jc w:val="both"/>
        <w:rPr>
          <w:b/>
          <w:i/>
          <w:szCs w:val="28"/>
          <w:lang w:val="vi-VN"/>
        </w:rPr>
      </w:pPr>
      <w:r>
        <w:rPr>
          <w:b/>
          <w:i/>
          <w:szCs w:val="28"/>
          <w:lang w:val="it-IT"/>
        </w:rPr>
        <w:t>4</w:t>
      </w:r>
      <w:r w:rsidR="00940584" w:rsidRPr="008F68BF">
        <w:rPr>
          <w:b/>
          <w:i/>
          <w:szCs w:val="28"/>
          <w:lang w:val="vi-VN"/>
        </w:rPr>
        <w:t>.</w:t>
      </w:r>
      <w:r w:rsidR="00940584">
        <w:rPr>
          <w:b/>
          <w:i/>
          <w:szCs w:val="28"/>
          <w:lang w:val="vi-VN"/>
        </w:rPr>
        <w:t>1.</w:t>
      </w:r>
      <w:r w:rsidR="00940584" w:rsidRPr="008F68BF">
        <w:rPr>
          <w:b/>
          <w:i/>
          <w:szCs w:val="28"/>
          <w:lang w:val="vi-VN"/>
        </w:rPr>
        <w:t xml:space="preserve"> </w:t>
      </w:r>
      <w:r w:rsidR="00940584" w:rsidRPr="008F68BF">
        <w:rPr>
          <w:b/>
          <w:i/>
          <w:szCs w:val="28"/>
          <w:lang w:val="it-IT"/>
        </w:rPr>
        <w:t>Nhiệm vụ được giao chủ trì tham mưu, triển khai thực hiện</w:t>
      </w:r>
    </w:p>
    <w:p w14:paraId="6C94171D" w14:textId="2BBF8531"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Pr>
          <w:iCs/>
          <w:szCs w:val="28"/>
          <w:lang w:val="it-IT"/>
        </w:rPr>
        <w:t>X</w:t>
      </w:r>
      <w:r w:rsidRPr="00C01915">
        <w:rPr>
          <w:iCs/>
          <w:szCs w:val="28"/>
          <w:lang w:val="it-IT"/>
        </w:rPr>
        <w:t>ây dựng các quy định, tiêu chuẩn nội bộ, quy trình, kế hoạch về công tác an ninh thông tin đối với chuyên ngành bảo đảm hoạt động bay thuộc trách nhiệm của Tổng công ty.</w:t>
      </w:r>
    </w:p>
    <w:p w14:paraId="0847A3A2" w14:textId="420FC8D4" w:rsidR="00C01915" w:rsidRPr="00C01915" w:rsidRDefault="00EA234F" w:rsidP="0083478A">
      <w:pPr>
        <w:pStyle w:val="ListParagraph"/>
        <w:numPr>
          <w:ilvl w:val="0"/>
          <w:numId w:val="18"/>
        </w:numPr>
        <w:tabs>
          <w:tab w:val="left" w:pos="993"/>
        </w:tabs>
        <w:spacing w:before="60" w:after="60" w:line="264" w:lineRule="auto"/>
        <w:ind w:left="0" w:firstLine="709"/>
        <w:jc w:val="both"/>
        <w:rPr>
          <w:iCs/>
          <w:szCs w:val="28"/>
          <w:lang w:val="it-IT"/>
        </w:rPr>
      </w:pPr>
      <w:r>
        <w:rPr>
          <w:iCs/>
          <w:szCs w:val="28"/>
          <w:lang w:val="it-IT"/>
        </w:rPr>
        <w:t>K</w:t>
      </w:r>
      <w:r w:rsidR="00C01915" w:rsidRPr="00C01915">
        <w:rPr>
          <w:iCs/>
          <w:szCs w:val="28"/>
          <w:lang w:val="it-IT"/>
        </w:rPr>
        <w:t xml:space="preserve">iểm tra, giám sát các cơ quan, đơn vị thuộc Tổng công ty trong việc thực hiện Quy chế ANHK của Tổng công ty; các quy định, tiêu chuẩn nội bộ, quy trình, kế hoạch về công tác an ninh hàng không và phòng chống khủng bố; công tác kiểm soát an ninh nội bộ đối với nhân viên hàng không; </w:t>
      </w:r>
    </w:p>
    <w:p w14:paraId="3F5D2723" w14:textId="77777777"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Hướng dẫn, kiểm tra, giám sát các cơ quan, đơn vị thuộc Tổng công ty trong việc thực hiện quy định về bảo đảm an ninh thông tin đối với hệ thống chuyên ngành bảo đảm hoạt động bay.</w:t>
      </w:r>
    </w:p>
    <w:p w14:paraId="73B346C6" w14:textId="2737481E"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Xây dựng, củng cố, duy trì và hướng dẫn khai thác, quản lý hệ thống cơ sở dữ liệu an ninh hàng không của Tổng công ty.</w:t>
      </w:r>
    </w:p>
    <w:p w14:paraId="3FAF0AB2" w14:textId="0F4748BA"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lastRenderedPageBreak/>
        <w:t>Thực hiện công tác kiểm soát chất lượng an ninh hàng không cấp Tổng công ty. Xây dựng, chuẩn hóa các tài liệu thực hiện công tác kiểm soát chất lượng an ninh hàng không của Tổng công ty.</w:t>
      </w:r>
    </w:p>
    <w:p w14:paraId="393A36BD" w14:textId="333D34CB"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Xây dựng Kế hoạch kiểm soát chất lượng ANHK nội bộ hàng năm của Tổng công ty; thẩm định Kế hoạch kiểm soát chất lượng ANHK nội bộ của đơn vị và trình Lãnh đạo Tổng công ty phê duyệt, thông báo với Cục Hàng không Việt Nam theo quy định.</w:t>
      </w:r>
    </w:p>
    <w:p w14:paraId="0952D5F8" w14:textId="7399DDEA"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Thực hiện nhiệm vụ của cơ quan thường trực của Hội đồng Đánh giá rủi ro an ninh hàng không Tổng công ty.</w:t>
      </w:r>
    </w:p>
    <w:p w14:paraId="49E72E62" w14:textId="5C20C476"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Tham mưu xây dựng hệ thống đánh giá rủi ro an ninh hàng không của Tổng công ty.</w:t>
      </w:r>
    </w:p>
    <w:p w14:paraId="44EB54A5" w14:textId="2495A66E"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Phân tích, đánh giá các thông tin về ANHK; Lập, quản lý các đe dọa ANHK và đề xuất thực hiện các biện pháp giảm thiểu rủi ro ANHK; Theo dõi, đánh giá việc thực hiện các biện pháp giảm thiểu rủi ro và hành động khắc phục phòng ngừa.</w:t>
      </w:r>
    </w:p>
    <w:p w14:paraId="131B1F20" w14:textId="3B38624F"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Xây dựng các kịch bản về mối đe dọa ANHK.</w:t>
      </w:r>
    </w:p>
    <w:p w14:paraId="1285D8A8" w14:textId="31EA013B"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Thực hiện công tác bình giảng rút kinh nghiệm về các sự cố, rủi ro ANHK với các đơn vị.</w:t>
      </w:r>
    </w:p>
    <w:p w14:paraId="1D57A661" w14:textId="61A79E9D"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Thực hiện nhiệm vụ nghiên cứu phát triển trên nhiệm vụ chuyên môn được giao.</w:t>
      </w:r>
    </w:p>
    <w:p w14:paraId="4696A324" w14:textId="2728A6DE"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Xây dựng và triển khai thực hiện Sổ tay xử lý tình huống can thiệp bất hợp pháp vào tàu bay đang bay.</w:t>
      </w:r>
    </w:p>
    <w:p w14:paraId="1BFD75FF" w14:textId="7903BEE9"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Phối hợp kiểm tra, giám sát các đơn vị thực hiện công tác diễn tập cấp Tổng công ty, cấp cơ sở theo kế hoạch được phê duyệt.</w:t>
      </w:r>
    </w:p>
    <w:p w14:paraId="65A469E9" w14:textId="14A6A2AC"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Hướng dẫn</w:t>
      </w:r>
      <w:r w:rsidR="00EA234F">
        <w:rPr>
          <w:iCs/>
          <w:szCs w:val="28"/>
          <w:lang w:val="it-IT"/>
        </w:rPr>
        <w:t xml:space="preserve"> </w:t>
      </w:r>
      <w:r w:rsidRPr="00C01915">
        <w:rPr>
          <w:iCs/>
          <w:szCs w:val="28"/>
          <w:lang w:val="it-IT"/>
        </w:rPr>
        <w:t>các đơn vị thực hiện công tác kiểm soát chất lượng ANHK nội bộ.</w:t>
      </w:r>
    </w:p>
    <w:p w14:paraId="47D4A63D" w14:textId="77777777"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Đóng góp ý kiến các văn bản, hồ sơ liên quan đến công tác ANHK thuộc phạm vi nhiệm vụ được giao của Bộ phận Kiểm tra, đánh giá</w:t>
      </w:r>
    </w:p>
    <w:p w14:paraId="43FA5BD0" w14:textId="77777777" w:rsidR="00C01915" w:rsidRPr="00C01915" w:rsidRDefault="00C01915" w:rsidP="0083478A">
      <w:pPr>
        <w:pStyle w:val="ListParagraph"/>
        <w:numPr>
          <w:ilvl w:val="0"/>
          <w:numId w:val="18"/>
        </w:numPr>
        <w:tabs>
          <w:tab w:val="left" w:pos="993"/>
        </w:tabs>
        <w:spacing w:before="60" w:after="60" w:line="264" w:lineRule="auto"/>
        <w:ind w:left="0" w:firstLine="709"/>
        <w:jc w:val="both"/>
        <w:rPr>
          <w:iCs/>
          <w:szCs w:val="28"/>
          <w:lang w:val="it-IT"/>
        </w:rPr>
      </w:pPr>
      <w:r w:rsidRPr="00C01915">
        <w:rPr>
          <w:iCs/>
          <w:szCs w:val="28"/>
          <w:lang w:val="it-IT"/>
        </w:rPr>
        <w:t>Tham mưu xây dựng các quy định, quy trình bảo đảm an ninh vùng trời</w:t>
      </w:r>
    </w:p>
    <w:p w14:paraId="722C663B" w14:textId="2564F0A3" w:rsidR="00B95785" w:rsidRPr="0083478A" w:rsidRDefault="00C01915" w:rsidP="0083478A">
      <w:pPr>
        <w:pStyle w:val="ListParagraph"/>
        <w:numPr>
          <w:ilvl w:val="0"/>
          <w:numId w:val="18"/>
        </w:numPr>
        <w:tabs>
          <w:tab w:val="left" w:pos="993"/>
        </w:tabs>
        <w:spacing w:before="60" w:after="60" w:line="264" w:lineRule="auto"/>
        <w:ind w:left="0" w:firstLine="709"/>
        <w:jc w:val="both"/>
        <w:rPr>
          <w:szCs w:val="28"/>
          <w:lang w:val="it-IT"/>
        </w:rPr>
      </w:pPr>
      <w:r w:rsidRPr="00C01915">
        <w:rPr>
          <w:iCs/>
          <w:szCs w:val="28"/>
          <w:lang w:val="it-IT"/>
        </w:rPr>
        <w:t>Thống kê và phân tích đánh giá các trường hợp phát hiện mục tiêu lạ và tàu bay không người lái</w:t>
      </w:r>
      <w:r w:rsidRPr="00C01915" w:rsidDel="00C01915">
        <w:rPr>
          <w:iCs/>
          <w:szCs w:val="28"/>
          <w:lang w:val="it-IT"/>
        </w:rPr>
        <w:t xml:space="preserve"> </w:t>
      </w:r>
      <w:r w:rsidR="00B95785" w:rsidRPr="0083478A">
        <w:rPr>
          <w:szCs w:val="28"/>
          <w:lang w:val="it-IT"/>
        </w:rPr>
        <w:t>Th</w:t>
      </w:r>
      <w:r w:rsidR="00B95785" w:rsidRPr="0083478A">
        <w:rPr>
          <w:rFonts w:hint="eastAsia"/>
          <w:szCs w:val="28"/>
          <w:lang w:val="it-IT"/>
        </w:rPr>
        <w:t>ự</w:t>
      </w:r>
      <w:r w:rsidR="00B95785" w:rsidRPr="0083478A">
        <w:rPr>
          <w:szCs w:val="28"/>
          <w:lang w:val="it-IT"/>
        </w:rPr>
        <w:t>c hiện nhiệm vụ khác thuộc ch</w:t>
      </w:r>
      <w:r w:rsidR="00B95785" w:rsidRPr="0083478A">
        <w:rPr>
          <w:rFonts w:hint="eastAsia"/>
          <w:szCs w:val="28"/>
          <w:lang w:val="it-IT"/>
        </w:rPr>
        <w:t>ứ</w:t>
      </w:r>
      <w:r w:rsidR="00B95785" w:rsidRPr="0083478A">
        <w:rPr>
          <w:szCs w:val="28"/>
          <w:lang w:val="it-IT"/>
        </w:rPr>
        <w:t>c n</w:t>
      </w:r>
      <w:r w:rsidR="00B95785" w:rsidRPr="0083478A">
        <w:rPr>
          <w:rFonts w:hint="eastAsia"/>
          <w:szCs w:val="28"/>
          <w:lang w:val="it-IT"/>
        </w:rPr>
        <w:t>ă</w:t>
      </w:r>
      <w:r w:rsidR="00B95785" w:rsidRPr="0083478A">
        <w:rPr>
          <w:szCs w:val="28"/>
          <w:lang w:val="it-IT"/>
        </w:rPr>
        <w:t>ng, nhiệm vụ của Ban ANHK.</w:t>
      </w:r>
    </w:p>
    <w:p w14:paraId="5CC3F014" w14:textId="2C706B11" w:rsidR="00940584" w:rsidRDefault="00744F5C" w:rsidP="005536D1">
      <w:pPr>
        <w:spacing w:before="60" w:after="60" w:line="264" w:lineRule="auto"/>
        <w:ind w:firstLine="720"/>
        <w:jc w:val="both"/>
        <w:rPr>
          <w:szCs w:val="28"/>
          <w:lang w:val="vi-VN"/>
        </w:rPr>
      </w:pPr>
      <w:r>
        <w:rPr>
          <w:b/>
          <w:bCs/>
          <w:i/>
          <w:szCs w:val="28"/>
          <w:lang w:val="vi-VN"/>
        </w:rPr>
        <w:t>4</w:t>
      </w:r>
      <w:r w:rsidR="00940584" w:rsidRPr="008F68BF">
        <w:rPr>
          <w:b/>
          <w:bCs/>
          <w:i/>
          <w:szCs w:val="28"/>
          <w:lang w:val="vi-VN"/>
        </w:rPr>
        <w:t>.2. Các thành viên của bộ phận</w:t>
      </w:r>
    </w:p>
    <w:p w14:paraId="1694E5BD" w14:textId="61455502" w:rsidR="00940584" w:rsidRDefault="00940584" w:rsidP="00940584">
      <w:pPr>
        <w:pStyle w:val="ListParagraph"/>
        <w:numPr>
          <w:ilvl w:val="0"/>
          <w:numId w:val="25"/>
        </w:numPr>
        <w:tabs>
          <w:tab w:val="left" w:pos="993"/>
        </w:tabs>
        <w:spacing w:before="60" w:after="60" w:line="264" w:lineRule="auto"/>
        <w:jc w:val="both"/>
        <w:rPr>
          <w:szCs w:val="28"/>
          <w:lang w:val="vi-VN"/>
        </w:rPr>
      </w:pPr>
      <w:r>
        <w:rPr>
          <w:szCs w:val="28"/>
          <w:lang w:val="vi-VN"/>
        </w:rPr>
        <w:t xml:space="preserve">Ông Nguyễn Thành Hưng </w:t>
      </w:r>
      <w:r w:rsidR="006A230B">
        <w:rPr>
          <w:szCs w:val="28"/>
        </w:rPr>
        <w:t xml:space="preserve">- </w:t>
      </w:r>
      <w:r>
        <w:rPr>
          <w:szCs w:val="28"/>
          <w:lang w:val="vi-VN"/>
        </w:rPr>
        <w:t>Phụ trách bộ phận</w:t>
      </w:r>
    </w:p>
    <w:p w14:paraId="5DCB711E" w14:textId="4E559E05" w:rsidR="00940584" w:rsidRDefault="00940584" w:rsidP="00940584">
      <w:pPr>
        <w:pStyle w:val="ListParagraph"/>
        <w:numPr>
          <w:ilvl w:val="0"/>
          <w:numId w:val="25"/>
        </w:numPr>
        <w:tabs>
          <w:tab w:val="left" w:pos="993"/>
        </w:tabs>
        <w:spacing w:before="60" w:after="60" w:line="264" w:lineRule="auto"/>
        <w:jc w:val="both"/>
        <w:rPr>
          <w:szCs w:val="28"/>
          <w:lang w:val="vi-VN"/>
        </w:rPr>
      </w:pPr>
      <w:r w:rsidRPr="0083478A">
        <w:rPr>
          <w:szCs w:val="28"/>
          <w:lang w:val="vi-VN"/>
        </w:rPr>
        <w:t xml:space="preserve">Ông Mai Hồng Quân - </w:t>
      </w:r>
      <w:r>
        <w:rPr>
          <w:szCs w:val="28"/>
          <w:lang w:val="vi-VN"/>
        </w:rPr>
        <w:t>Chuyên viên</w:t>
      </w:r>
    </w:p>
    <w:p w14:paraId="59980696" w14:textId="0F212562" w:rsidR="006A230B" w:rsidRPr="00B502A4" w:rsidRDefault="00940584" w:rsidP="006A230B">
      <w:pPr>
        <w:pStyle w:val="ListParagraph"/>
        <w:numPr>
          <w:ilvl w:val="0"/>
          <w:numId w:val="25"/>
        </w:numPr>
        <w:tabs>
          <w:tab w:val="left" w:pos="993"/>
        </w:tabs>
        <w:spacing w:before="60" w:after="60" w:line="264" w:lineRule="auto"/>
        <w:jc w:val="both"/>
        <w:rPr>
          <w:szCs w:val="28"/>
          <w:lang w:val="vi-VN"/>
        </w:rPr>
      </w:pPr>
      <w:r w:rsidRPr="0083478A">
        <w:rPr>
          <w:szCs w:val="28"/>
          <w:lang w:val="vi-VN"/>
        </w:rPr>
        <w:t xml:space="preserve">Ông Nguyễn Tuấn Anh </w:t>
      </w:r>
      <w:r w:rsidR="00332347">
        <w:rPr>
          <w:szCs w:val="28"/>
          <w:lang w:val="vi-VN"/>
        </w:rPr>
        <w:t xml:space="preserve"> </w:t>
      </w:r>
      <w:r w:rsidR="006A230B">
        <w:rPr>
          <w:szCs w:val="28"/>
        </w:rPr>
        <w:t>-</w:t>
      </w:r>
      <w:r w:rsidR="006A230B" w:rsidRPr="0083478A">
        <w:rPr>
          <w:szCs w:val="28"/>
          <w:lang w:val="vi-VN"/>
        </w:rPr>
        <w:t xml:space="preserve"> </w:t>
      </w:r>
      <w:r w:rsidRPr="0083478A">
        <w:rPr>
          <w:szCs w:val="28"/>
          <w:lang w:val="vi-VN"/>
        </w:rPr>
        <w:t>Chuyên viên</w:t>
      </w:r>
      <w:r w:rsidR="006A230B" w:rsidRPr="006A230B">
        <w:rPr>
          <w:szCs w:val="28"/>
          <w:lang w:val="vi-VN"/>
        </w:rPr>
        <w:t xml:space="preserve"> </w:t>
      </w:r>
    </w:p>
    <w:p w14:paraId="2D20888B" w14:textId="5964F67A" w:rsidR="00940584" w:rsidRPr="006A230B" w:rsidRDefault="006A230B" w:rsidP="006A230B">
      <w:pPr>
        <w:pStyle w:val="ListParagraph"/>
        <w:numPr>
          <w:ilvl w:val="0"/>
          <w:numId w:val="25"/>
        </w:numPr>
        <w:tabs>
          <w:tab w:val="left" w:pos="993"/>
        </w:tabs>
        <w:spacing w:before="60" w:after="60" w:line="264" w:lineRule="auto"/>
        <w:jc w:val="both"/>
        <w:rPr>
          <w:szCs w:val="28"/>
          <w:lang w:val="vi-VN"/>
        </w:rPr>
      </w:pPr>
      <w:r w:rsidRPr="0083478A">
        <w:rPr>
          <w:szCs w:val="28"/>
          <w:lang w:val="vi-VN"/>
        </w:rPr>
        <w:t xml:space="preserve">Ông </w:t>
      </w:r>
      <w:r w:rsidRPr="006A230B">
        <w:rPr>
          <w:szCs w:val="28"/>
          <w:lang w:val="vi-VN"/>
        </w:rPr>
        <w:t>Vũ Quốc Phương</w:t>
      </w:r>
      <w:r w:rsidRPr="006A230B">
        <w:rPr>
          <w:szCs w:val="28"/>
        </w:rPr>
        <w:t xml:space="preserve"> - </w:t>
      </w:r>
      <w:r w:rsidRPr="006A230B">
        <w:rPr>
          <w:szCs w:val="28"/>
          <w:lang w:val="vi-VN"/>
        </w:rPr>
        <w:t>Chuyên viên</w:t>
      </w:r>
    </w:p>
    <w:p w14:paraId="6038EAEE" w14:textId="598137FB" w:rsidR="00940584" w:rsidRDefault="00744F5C" w:rsidP="005536D1">
      <w:pPr>
        <w:spacing w:before="60" w:after="60" w:line="264" w:lineRule="auto"/>
        <w:ind w:firstLine="720"/>
        <w:jc w:val="both"/>
        <w:rPr>
          <w:szCs w:val="28"/>
          <w:lang w:val="vi-VN"/>
        </w:rPr>
      </w:pPr>
      <w:r>
        <w:rPr>
          <w:b/>
          <w:bCs/>
          <w:szCs w:val="28"/>
          <w:lang w:val="vi-VN"/>
        </w:rPr>
        <w:t>5</w:t>
      </w:r>
      <w:r w:rsidR="00940584" w:rsidRPr="0083478A">
        <w:rPr>
          <w:b/>
          <w:bCs/>
          <w:szCs w:val="28"/>
          <w:lang w:val="vi-VN"/>
        </w:rPr>
        <w:t>. Phạm vi và trách nhiệm giải quyết công việc của Phụ trách bộ phận và chuyên viên</w:t>
      </w:r>
    </w:p>
    <w:p w14:paraId="6BFBAFD0" w14:textId="69FEBFF1" w:rsidR="00940584" w:rsidRPr="0083478A" w:rsidRDefault="00940584" w:rsidP="0083478A">
      <w:pPr>
        <w:pStyle w:val="ListParagraph"/>
        <w:numPr>
          <w:ilvl w:val="0"/>
          <w:numId w:val="26"/>
        </w:numPr>
        <w:tabs>
          <w:tab w:val="left" w:pos="993"/>
        </w:tabs>
        <w:spacing w:before="60" w:after="60" w:line="264" w:lineRule="auto"/>
        <w:ind w:left="0" w:firstLine="709"/>
        <w:jc w:val="both"/>
        <w:rPr>
          <w:iCs/>
          <w:szCs w:val="28"/>
          <w:lang w:val="it-IT"/>
        </w:rPr>
      </w:pPr>
      <w:r w:rsidRPr="0083478A">
        <w:rPr>
          <w:iCs/>
          <w:szCs w:val="28"/>
          <w:lang w:val="it-IT"/>
        </w:rPr>
        <w:lastRenderedPageBreak/>
        <w:t xml:space="preserve">Thực hiện nhiệm vụ </w:t>
      </w:r>
      <w:r w:rsidR="00744F5C" w:rsidRPr="0083478A">
        <w:rPr>
          <w:iCs/>
          <w:szCs w:val="28"/>
          <w:lang w:val="it-IT"/>
        </w:rPr>
        <w:t>chung của bộ phận theo phân công tại Mục 4, 5 ở trên, nhiệm vụ chung của Ban (Chi tiết tại Phụ lục kèm theo) và các nhiệm vụ khác do lãnh đạo ban giao.</w:t>
      </w:r>
    </w:p>
    <w:p w14:paraId="38D27A7A" w14:textId="1950AF91" w:rsidR="00744F5C" w:rsidRPr="0083478A" w:rsidRDefault="00744F5C" w:rsidP="0083478A">
      <w:pPr>
        <w:pStyle w:val="ListParagraph"/>
        <w:numPr>
          <w:ilvl w:val="0"/>
          <w:numId w:val="26"/>
        </w:numPr>
        <w:tabs>
          <w:tab w:val="left" w:pos="993"/>
        </w:tabs>
        <w:spacing w:before="60" w:after="60" w:line="264" w:lineRule="auto"/>
        <w:ind w:left="0" w:firstLine="709"/>
        <w:jc w:val="both"/>
        <w:rPr>
          <w:iCs/>
          <w:szCs w:val="28"/>
          <w:lang w:val="it-IT"/>
        </w:rPr>
      </w:pPr>
      <w:r w:rsidRPr="0083478A">
        <w:rPr>
          <w:iCs/>
          <w:szCs w:val="28"/>
          <w:lang w:val="it-IT"/>
        </w:rPr>
        <w:t>Mỗi công việc có thể do nhiều CBNV chịu trách nhiệm thực hiện. Đối với nhiệm vụ của Ban được phân công tại Phụ lục kèm theo, CBNV có phần nhiệm vụ được đánh dấu chữ C nghĩa là người đó chịu trách nhiệm chính, chủ động tham mưu, thực hiện và báo cáo theo quy định.</w:t>
      </w:r>
    </w:p>
    <w:p w14:paraId="72F09CA3" w14:textId="40107736" w:rsidR="003E3381" w:rsidRDefault="000F5A49" w:rsidP="003E3381">
      <w:pPr>
        <w:spacing w:before="60" w:after="60" w:line="288" w:lineRule="auto"/>
        <w:ind w:firstLine="720"/>
        <w:jc w:val="both"/>
        <w:rPr>
          <w:szCs w:val="28"/>
          <w:lang w:val="it-IT"/>
        </w:rPr>
      </w:pPr>
      <w:r w:rsidRPr="0083478A">
        <w:rPr>
          <w:szCs w:val="28"/>
          <w:lang w:val="vi-VN"/>
        </w:rPr>
        <w:t>Trân trọng./.</w:t>
      </w:r>
    </w:p>
    <w:p w14:paraId="21F8FA7B" w14:textId="77777777" w:rsidR="00ED739D" w:rsidRDefault="00ED739D" w:rsidP="003E3381">
      <w:pPr>
        <w:spacing w:before="60" w:after="60" w:line="288" w:lineRule="auto"/>
        <w:ind w:firstLine="720"/>
        <w:jc w:val="both"/>
        <w:rPr>
          <w:szCs w:val="28"/>
          <w:lang w:val="it-IT"/>
        </w:rPr>
      </w:pPr>
    </w:p>
    <w:tbl>
      <w:tblPr>
        <w:tblStyle w:val="TableGrid"/>
        <w:tblW w:w="92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4277"/>
      </w:tblGrid>
      <w:tr w:rsidR="00723EC7" w:rsidRPr="00723EC7" w14:paraId="2F3537A8" w14:textId="77777777" w:rsidTr="0083478A">
        <w:trPr>
          <w:trHeight w:val="2008"/>
        </w:trPr>
        <w:tc>
          <w:tcPr>
            <w:tcW w:w="4962" w:type="dxa"/>
          </w:tcPr>
          <w:p w14:paraId="33FF5FBE" w14:textId="77777777" w:rsidR="00752BAB" w:rsidRPr="0083478A" w:rsidRDefault="00752BAB" w:rsidP="00752BAB">
            <w:pPr>
              <w:spacing w:line="264" w:lineRule="auto"/>
              <w:rPr>
                <w:b/>
                <w:i/>
                <w:iCs/>
                <w:sz w:val="24"/>
                <w:szCs w:val="24"/>
                <w:lang w:val="it-IT"/>
              </w:rPr>
            </w:pPr>
            <w:r w:rsidRPr="0083478A">
              <w:rPr>
                <w:b/>
                <w:i/>
                <w:iCs/>
                <w:sz w:val="24"/>
                <w:szCs w:val="24"/>
                <w:lang w:val="it-IT"/>
              </w:rPr>
              <w:t>Nơi nhận:</w:t>
            </w:r>
          </w:p>
          <w:p w14:paraId="2F655F5E" w14:textId="52BA24D0" w:rsidR="002349AA" w:rsidRPr="0083478A" w:rsidRDefault="002349AA" w:rsidP="00752BAB">
            <w:pPr>
              <w:spacing w:line="264" w:lineRule="auto"/>
              <w:rPr>
                <w:bCs/>
                <w:sz w:val="22"/>
                <w:lang w:val="it-IT"/>
              </w:rPr>
            </w:pPr>
            <w:r w:rsidRPr="0083478A">
              <w:rPr>
                <w:bCs/>
                <w:sz w:val="22"/>
                <w:lang w:val="it-IT"/>
              </w:rPr>
              <w:t xml:space="preserve">- PTGĐ Nguyễn Văn Tiến (để </w:t>
            </w:r>
            <w:r w:rsidR="000F5A49">
              <w:rPr>
                <w:bCs/>
                <w:sz w:val="22"/>
                <w:lang w:val="it-IT"/>
              </w:rPr>
              <w:t>b</w:t>
            </w:r>
            <w:r w:rsidR="000F5A49">
              <w:rPr>
                <w:bCs/>
                <w:sz w:val="22"/>
                <w:lang w:val="vi-VN"/>
              </w:rPr>
              <w:t>/c</w:t>
            </w:r>
            <w:r w:rsidRPr="0083478A">
              <w:rPr>
                <w:bCs/>
                <w:sz w:val="22"/>
                <w:lang w:val="it-IT"/>
              </w:rPr>
              <w:t>);</w:t>
            </w:r>
          </w:p>
          <w:p w14:paraId="6708CCDE" w14:textId="15F105E5" w:rsidR="00752BAB" w:rsidRPr="0083478A" w:rsidRDefault="00752BAB" w:rsidP="00752BAB">
            <w:pPr>
              <w:spacing w:line="264" w:lineRule="auto"/>
              <w:rPr>
                <w:bCs/>
                <w:sz w:val="22"/>
                <w:lang w:val="it-IT"/>
              </w:rPr>
            </w:pPr>
            <w:r w:rsidRPr="0083478A">
              <w:rPr>
                <w:bCs/>
                <w:sz w:val="22"/>
                <w:lang w:val="it-IT"/>
              </w:rPr>
              <w:t xml:space="preserve">- </w:t>
            </w:r>
            <w:r w:rsidR="002349AA" w:rsidRPr="0083478A">
              <w:rPr>
                <w:bCs/>
                <w:sz w:val="22"/>
                <w:lang w:val="it-IT"/>
              </w:rPr>
              <w:t>Các thành viên Ban ANHK</w:t>
            </w:r>
            <w:r w:rsidR="000F5A49">
              <w:rPr>
                <w:bCs/>
                <w:sz w:val="22"/>
                <w:lang w:val="vi-VN"/>
              </w:rPr>
              <w:t xml:space="preserve"> (để t/h)</w:t>
            </w:r>
            <w:r w:rsidRPr="0083478A">
              <w:rPr>
                <w:bCs/>
                <w:sz w:val="22"/>
                <w:lang w:val="it-IT"/>
              </w:rPr>
              <w:t>;</w:t>
            </w:r>
          </w:p>
          <w:p w14:paraId="57A8607A" w14:textId="4110A4E4" w:rsidR="00752BAB" w:rsidRPr="00723EC7" w:rsidRDefault="00752BAB" w:rsidP="00752BAB">
            <w:pPr>
              <w:spacing w:line="264" w:lineRule="auto"/>
              <w:rPr>
                <w:bCs/>
                <w:sz w:val="22"/>
              </w:rPr>
            </w:pPr>
            <w:r w:rsidRPr="00723EC7">
              <w:rPr>
                <w:bCs/>
                <w:sz w:val="22"/>
              </w:rPr>
              <w:t>- Lưu: ANHK (</w:t>
            </w:r>
            <w:r w:rsidR="000F5A49">
              <w:rPr>
                <w:bCs/>
                <w:sz w:val="22"/>
              </w:rPr>
              <w:t>10</w:t>
            </w:r>
            <w:r w:rsidRPr="00723EC7">
              <w:rPr>
                <w:bCs/>
                <w:sz w:val="22"/>
              </w:rPr>
              <w:t>b).</w:t>
            </w:r>
          </w:p>
          <w:p w14:paraId="3F1096DA" w14:textId="4FEC36CE" w:rsidR="006045CE" w:rsidRPr="00723EC7" w:rsidRDefault="006045CE" w:rsidP="00B90049">
            <w:pPr>
              <w:rPr>
                <w:b/>
              </w:rPr>
            </w:pPr>
          </w:p>
        </w:tc>
        <w:tc>
          <w:tcPr>
            <w:tcW w:w="4277" w:type="dxa"/>
          </w:tcPr>
          <w:p w14:paraId="7263910D" w14:textId="1AA44EF2" w:rsidR="00D20DA6" w:rsidRPr="002349AA" w:rsidRDefault="002349AA" w:rsidP="002349AA">
            <w:pPr>
              <w:spacing w:line="264" w:lineRule="auto"/>
              <w:ind w:left="720" w:hanging="720"/>
              <w:jc w:val="center"/>
              <w:rPr>
                <w:b/>
                <w:sz w:val="24"/>
                <w:szCs w:val="24"/>
              </w:rPr>
            </w:pPr>
            <w:r>
              <w:rPr>
                <w:b/>
                <w:sz w:val="24"/>
                <w:szCs w:val="24"/>
              </w:rPr>
              <w:t>TRƯỞNG BAN</w:t>
            </w:r>
          </w:p>
          <w:p w14:paraId="2AF87477" w14:textId="77777777" w:rsidR="0075126B" w:rsidRDefault="0075126B" w:rsidP="00D20DA6">
            <w:pPr>
              <w:spacing w:line="264" w:lineRule="auto"/>
              <w:jc w:val="center"/>
              <w:rPr>
                <w:b/>
                <w:sz w:val="26"/>
                <w:szCs w:val="26"/>
              </w:rPr>
            </w:pPr>
          </w:p>
          <w:p w14:paraId="1640463E" w14:textId="77777777" w:rsidR="004E7DE2" w:rsidRDefault="004E7DE2" w:rsidP="00D20DA6">
            <w:pPr>
              <w:spacing w:line="264" w:lineRule="auto"/>
              <w:jc w:val="center"/>
              <w:rPr>
                <w:b/>
                <w:sz w:val="26"/>
                <w:szCs w:val="26"/>
              </w:rPr>
            </w:pPr>
          </w:p>
          <w:p w14:paraId="38763BC4" w14:textId="77777777" w:rsidR="0075126B" w:rsidRDefault="0075126B" w:rsidP="00D20DA6">
            <w:pPr>
              <w:spacing w:line="264" w:lineRule="auto"/>
              <w:jc w:val="center"/>
              <w:rPr>
                <w:b/>
                <w:sz w:val="26"/>
                <w:szCs w:val="26"/>
              </w:rPr>
            </w:pPr>
          </w:p>
          <w:p w14:paraId="32F320A5" w14:textId="77777777" w:rsidR="0075126B" w:rsidRDefault="0075126B" w:rsidP="00D20DA6">
            <w:pPr>
              <w:spacing w:line="264" w:lineRule="auto"/>
              <w:jc w:val="center"/>
              <w:rPr>
                <w:b/>
                <w:sz w:val="26"/>
                <w:szCs w:val="26"/>
              </w:rPr>
            </w:pPr>
          </w:p>
          <w:p w14:paraId="6ACB5577" w14:textId="77777777" w:rsidR="0075126B" w:rsidRDefault="0075126B" w:rsidP="00D20DA6">
            <w:pPr>
              <w:spacing w:line="264" w:lineRule="auto"/>
              <w:jc w:val="center"/>
              <w:rPr>
                <w:b/>
                <w:sz w:val="26"/>
                <w:szCs w:val="26"/>
              </w:rPr>
            </w:pPr>
          </w:p>
          <w:p w14:paraId="68087817" w14:textId="77777777" w:rsidR="0075126B" w:rsidRDefault="0075126B" w:rsidP="00D20DA6">
            <w:pPr>
              <w:spacing w:line="264" w:lineRule="auto"/>
              <w:jc w:val="center"/>
              <w:rPr>
                <w:b/>
                <w:sz w:val="26"/>
                <w:szCs w:val="26"/>
              </w:rPr>
            </w:pPr>
          </w:p>
          <w:p w14:paraId="7D1F2757" w14:textId="262F07D9" w:rsidR="00CF4FDE" w:rsidRPr="00723EC7" w:rsidRDefault="002349AA" w:rsidP="003E49E8">
            <w:pPr>
              <w:spacing w:line="264" w:lineRule="auto"/>
              <w:jc w:val="center"/>
              <w:rPr>
                <w:b/>
              </w:rPr>
            </w:pPr>
            <w:r>
              <w:rPr>
                <w:b/>
                <w:szCs w:val="28"/>
              </w:rPr>
              <w:t>Nguyễn Anh Tuấn</w:t>
            </w:r>
          </w:p>
        </w:tc>
      </w:tr>
    </w:tbl>
    <w:p w14:paraId="2D0A2000" w14:textId="77777777" w:rsidR="003E49E8" w:rsidRDefault="003E49E8" w:rsidP="006774B9">
      <w:pPr>
        <w:spacing w:line="360" w:lineRule="auto"/>
        <w:jc w:val="both"/>
        <w:rPr>
          <w:b/>
          <w:sz w:val="24"/>
          <w:lang w:val="vi-VN"/>
        </w:rPr>
      </w:pPr>
    </w:p>
    <w:p w14:paraId="3472E24A" w14:textId="77777777" w:rsidR="003E49E8" w:rsidRDefault="003E49E8">
      <w:pPr>
        <w:rPr>
          <w:b/>
          <w:sz w:val="24"/>
          <w:lang w:val="vi-VN"/>
        </w:rPr>
      </w:pPr>
    </w:p>
    <w:p w14:paraId="6F02434E" w14:textId="77777777" w:rsidR="00332347" w:rsidRDefault="00332347">
      <w:pPr>
        <w:rPr>
          <w:b/>
          <w:sz w:val="24"/>
          <w:lang w:val="vi-VN"/>
        </w:rPr>
        <w:sectPr w:rsidR="00332347" w:rsidSect="00284D0B">
          <w:headerReference w:type="default" r:id="rId8"/>
          <w:pgSz w:w="11907" w:h="16840" w:code="9"/>
          <w:pgMar w:top="1134" w:right="1134" w:bottom="1134" w:left="1701" w:header="720" w:footer="198" w:gutter="0"/>
          <w:cols w:space="720"/>
          <w:titlePg/>
          <w:docGrid w:linePitch="381"/>
        </w:sectPr>
      </w:pPr>
    </w:p>
    <w:p w14:paraId="3BD3018F" w14:textId="335BE471" w:rsidR="003E49E8" w:rsidRDefault="00332347">
      <w:pPr>
        <w:rPr>
          <w:b/>
          <w:sz w:val="24"/>
          <w:lang w:val="vi-VN"/>
        </w:rPr>
      </w:pPr>
      <w:r>
        <w:rPr>
          <w:b/>
          <w:sz w:val="24"/>
          <w:lang w:val="vi-VN"/>
        </w:rPr>
        <w:lastRenderedPageBreak/>
        <w:t>Phụ lục</w:t>
      </w:r>
    </w:p>
    <w:p w14:paraId="244DA97B" w14:textId="5C9E7001" w:rsidR="00332347" w:rsidRDefault="00332347">
      <w:pPr>
        <w:rPr>
          <w:b/>
          <w:sz w:val="24"/>
          <w:lang w:val="vi-VN"/>
        </w:rPr>
      </w:pPr>
      <w:r>
        <w:rPr>
          <w:b/>
          <w:sz w:val="24"/>
          <w:lang w:val="vi-VN"/>
        </w:rPr>
        <w:t xml:space="preserve">(Kèm theo </w:t>
      </w:r>
    </w:p>
    <w:tbl>
      <w:tblPr>
        <w:tblStyle w:val="TableGrid"/>
        <w:tblW w:w="0" w:type="auto"/>
        <w:tblLook w:val="04A0" w:firstRow="1" w:lastRow="0" w:firstColumn="1" w:lastColumn="0" w:noHBand="0" w:noVBand="1"/>
      </w:tblPr>
      <w:tblGrid>
        <w:gridCol w:w="805"/>
        <w:gridCol w:w="6962"/>
        <w:gridCol w:w="866"/>
        <w:gridCol w:w="968"/>
        <w:gridCol w:w="932"/>
        <w:gridCol w:w="1314"/>
        <w:gridCol w:w="968"/>
        <w:gridCol w:w="939"/>
        <w:gridCol w:w="808"/>
      </w:tblGrid>
      <w:tr w:rsidR="00332347" w:rsidRPr="00332347" w14:paraId="7AFA158B" w14:textId="77777777" w:rsidTr="00332347">
        <w:trPr>
          <w:trHeight w:val="360"/>
        </w:trPr>
        <w:tc>
          <w:tcPr>
            <w:tcW w:w="805" w:type="dxa"/>
          </w:tcPr>
          <w:p w14:paraId="6DB7DC24" w14:textId="46CAA091" w:rsidR="00332347" w:rsidRPr="00332347" w:rsidRDefault="00332347" w:rsidP="00332347">
            <w:pPr>
              <w:jc w:val="center"/>
              <w:rPr>
                <w:rFonts w:cs="Times New Roman"/>
                <w:b/>
                <w:sz w:val="26"/>
                <w:szCs w:val="26"/>
              </w:rPr>
            </w:pPr>
            <w:r>
              <w:rPr>
                <w:rFonts w:cs="Times New Roman"/>
                <w:b/>
                <w:sz w:val="26"/>
                <w:szCs w:val="26"/>
              </w:rPr>
              <w:t>STT</w:t>
            </w:r>
          </w:p>
        </w:tc>
        <w:tc>
          <w:tcPr>
            <w:tcW w:w="6962" w:type="dxa"/>
            <w:noWrap/>
            <w:vAlign w:val="center"/>
            <w:hideMark/>
          </w:tcPr>
          <w:p w14:paraId="752ADD9E" w14:textId="2CDB2219" w:rsidR="00332347" w:rsidRPr="0083478A" w:rsidRDefault="00332347" w:rsidP="0083478A">
            <w:pPr>
              <w:jc w:val="center"/>
              <w:rPr>
                <w:rFonts w:cs="Times New Roman"/>
                <w:b/>
                <w:sz w:val="26"/>
                <w:szCs w:val="26"/>
                <w:lang w:val="vi-VN"/>
              </w:rPr>
            </w:pPr>
            <w:r w:rsidRPr="0083478A">
              <w:rPr>
                <w:rFonts w:cs="Times New Roman"/>
                <w:b/>
                <w:sz w:val="26"/>
                <w:szCs w:val="26"/>
              </w:rPr>
              <w:t>Nhiệm</w:t>
            </w:r>
            <w:r w:rsidRPr="0083478A">
              <w:rPr>
                <w:rFonts w:cs="Times New Roman"/>
                <w:b/>
                <w:sz w:val="26"/>
                <w:szCs w:val="26"/>
                <w:lang w:val="vi-VN"/>
              </w:rPr>
              <w:t xml:space="preserve"> vụ</w:t>
            </w:r>
          </w:p>
        </w:tc>
        <w:tc>
          <w:tcPr>
            <w:tcW w:w="866" w:type="dxa"/>
            <w:noWrap/>
            <w:vAlign w:val="center"/>
            <w:hideMark/>
          </w:tcPr>
          <w:p w14:paraId="0884F9E7" w14:textId="3B4EA251" w:rsidR="00332347" w:rsidRPr="0083478A" w:rsidRDefault="00332347" w:rsidP="0083478A">
            <w:pPr>
              <w:jc w:val="center"/>
              <w:rPr>
                <w:rFonts w:cs="Times New Roman"/>
                <w:b/>
                <w:sz w:val="26"/>
                <w:szCs w:val="26"/>
              </w:rPr>
            </w:pPr>
            <w:r>
              <w:rPr>
                <w:rFonts w:cs="Times New Roman"/>
                <w:b/>
                <w:sz w:val="26"/>
                <w:szCs w:val="26"/>
              </w:rPr>
              <w:t>VI</w:t>
            </w:r>
          </w:p>
        </w:tc>
        <w:tc>
          <w:tcPr>
            <w:tcW w:w="968" w:type="dxa"/>
            <w:noWrap/>
            <w:vAlign w:val="center"/>
            <w:hideMark/>
          </w:tcPr>
          <w:p w14:paraId="7073BE00" w14:textId="7A1BE5D9" w:rsidR="00332347" w:rsidRPr="0083478A" w:rsidRDefault="00332347" w:rsidP="0083478A">
            <w:pPr>
              <w:jc w:val="center"/>
              <w:rPr>
                <w:rFonts w:cs="Times New Roman"/>
                <w:b/>
                <w:sz w:val="26"/>
                <w:szCs w:val="26"/>
              </w:rPr>
            </w:pPr>
            <w:r>
              <w:rPr>
                <w:rFonts w:cs="Times New Roman"/>
                <w:b/>
                <w:sz w:val="26"/>
                <w:szCs w:val="26"/>
              </w:rPr>
              <w:t>HU</w:t>
            </w:r>
          </w:p>
        </w:tc>
        <w:tc>
          <w:tcPr>
            <w:tcW w:w="932" w:type="dxa"/>
            <w:noWrap/>
            <w:vAlign w:val="center"/>
            <w:hideMark/>
          </w:tcPr>
          <w:p w14:paraId="234CF0DA" w14:textId="27FB424D" w:rsidR="00332347" w:rsidRPr="0083478A" w:rsidRDefault="00332347" w:rsidP="0083478A">
            <w:pPr>
              <w:jc w:val="center"/>
              <w:rPr>
                <w:rFonts w:cs="Times New Roman"/>
                <w:b/>
                <w:sz w:val="26"/>
                <w:szCs w:val="26"/>
              </w:rPr>
            </w:pPr>
            <w:r>
              <w:rPr>
                <w:rFonts w:cs="Times New Roman"/>
                <w:b/>
                <w:sz w:val="26"/>
                <w:szCs w:val="26"/>
              </w:rPr>
              <w:t>HO</w:t>
            </w:r>
          </w:p>
        </w:tc>
        <w:tc>
          <w:tcPr>
            <w:tcW w:w="1314" w:type="dxa"/>
            <w:noWrap/>
            <w:vAlign w:val="center"/>
            <w:hideMark/>
          </w:tcPr>
          <w:p w14:paraId="59C08F92" w14:textId="2708A804" w:rsidR="00332347" w:rsidRPr="0083478A" w:rsidRDefault="00332347" w:rsidP="0083478A">
            <w:pPr>
              <w:jc w:val="center"/>
              <w:rPr>
                <w:rFonts w:cs="Times New Roman"/>
                <w:b/>
                <w:sz w:val="26"/>
                <w:szCs w:val="26"/>
              </w:rPr>
            </w:pPr>
            <w:r>
              <w:rPr>
                <w:rFonts w:cs="Times New Roman"/>
                <w:b/>
                <w:sz w:val="26"/>
                <w:szCs w:val="26"/>
              </w:rPr>
              <w:t>PH</w:t>
            </w:r>
          </w:p>
        </w:tc>
        <w:tc>
          <w:tcPr>
            <w:tcW w:w="968" w:type="dxa"/>
            <w:noWrap/>
            <w:vAlign w:val="center"/>
            <w:hideMark/>
          </w:tcPr>
          <w:p w14:paraId="4B50AC9B" w14:textId="02C40F9F" w:rsidR="00332347" w:rsidRPr="0083478A" w:rsidRDefault="00332347" w:rsidP="0083478A">
            <w:pPr>
              <w:jc w:val="center"/>
              <w:rPr>
                <w:rFonts w:cs="Times New Roman"/>
                <w:b/>
                <w:sz w:val="26"/>
                <w:szCs w:val="26"/>
              </w:rPr>
            </w:pPr>
            <w:r>
              <w:rPr>
                <w:rFonts w:cs="Times New Roman"/>
                <w:b/>
                <w:sz w:val="26"/>
                <w:szCs w:val="26"/>
              </w:rPr>
              <w:t>QU</w:t>
            </w:r>
          </w:p>
        </w:tc>
        <w:tc>
          <w:tcPr>
            <w:tcW w:w="939" w:type="dxa"/>
            <w:noWrap/>
            <w:vAlign w:val="center"/>
            <w:hideMark/>
          </w:tcPr>
          <w:p w14:paraId="70FA849B" w14:textId="0BFA556A" w:rsidR="00332347" w:rsidRPr="0083478A" w:rsidRDefault="00332347" w:rsidP="0083478A">
            <w:pPr>
              <w:jc w:val="center"/>
              <w:rPr>
                <w:rFonts w:cs="Times New Roman"/>
                <w:b/>
                <w:sz w:val="26"/>
                <w:szCs w:val="26"/>
              </w:rPr>
            </w:pPr>
            <w:r>
              <w:rPr>
                <w:rFonts w:cs="Times New Roman"/>
                <w:b/>
                <w:sz w:val="26"/>
                <w:szCs w:val="26"/>
              </w:rPr>
              <w:t>TA</w:t>
            </w:r>
          </w:p>
        </w:tc>
        <w:tc>
          <w:tcPr>
            <w:tcW w:w="808" w:type="dxa"/>
            <w:noWrap/>
            <w:vAlign w:val="center"/>
            <w:hideMark/>
          </w:tcPr>
          <w:p w14:paraId="55BE2764" w14:textId="2D12EBF5" w:rsidR="00332347" w:rsidRPr="0083478A" w:rsidRDefault="00332347" w:rsidP="0083478A">
            <w:pPr>
              <w:jc w:val="center"/>
              <w:rPr>
                <w:rFonts w:cs="Times New Roman"/>
                <w:b/>
                <w:sz w:val="26"/>
                <w:szCs w:val="26"/>
              </w:rPr>
            </w:pPr>
            <w:r>
              <w:rPr>
                <w:rFonts w:cs="Times New Roman"/>
                <w:b/>
                <w:sz w:val="26"/>
                <w:szCs w:val="26"/>
              </w:rPr>
              <w:t>LI</w:t>
            </w:r>
          </w:p>
        </w:tc>
      </w:tr>
      <w:tr w:rsidR="00332347" w:rsidRPr="00332347" w14:paraId="48EA8AB9" w14:textId="77777777" w:rsidTr="0083478A">
        <w:trPr>
          <w:trHeight w:val="426"/>
        </w:trPr>
        <w:tc>
          <w:tcPr>
            <w:tcW w:w="805" w:type="dxa"/>
          </w:tcPr>
          <w:p w14:paraId="3010C58F" w14:textId="0F0383E2" w:rsidR="00332347" w:rsidRPr="00332347" w:rsidRDefault="00332347" w:rsidP="008F68BF">
            <w:pPr>
              <w:rPr>
                <w:rFonts w:cs="Times New Roman"/>
                <w:b/>
                <w:sz w:val="26"/>
                <w:szCs w:val="26"/>
              </w:rPr>
            </w:pPr>
            <w:r>
              <w:rPr>
                <w:rFonts w:cs="Times New Roman"/>
                <w:b/>
                <w:sz w:val="26"/>
                <w:szCs w:val="26"/>
              </w:rPr>
              <w:t>I</w:t>
            </w:r>
          </w:p>
        </w:tc>
        <w:tc>
          <w:tcPr>
            <w:tcW w:w="6962" w:type="dxa"/>
            <w:noWrap/>
          </w:tcPr>
          <w:p w14:paraId="67197D1D" w14:textId="418540B9" w:rsidR="00332347" w:rsidRPr="0083478A" w:rsidRDefault="00332347" w:rsidP="008F68BF">
            <w:pPr>
              <w:rPr>
                <w:rFonts w:cs="Times New Roman"/>
                <w:b/>
                <w:sz w:val="26"/>
                <w:szCs w:val="26"/>
              </w:rPr>
            </w:pPr>
            <w:r w:rsidRPr="0083478A">
              <w:rPr>
                <w:rFonts w:cs="Times New Roman"/>
                <w:b/>
                <w:sz w:val="26"/>
                <w:szCs w:val="26"/>
              </w:rPr>
              <w:t>QUẢN LÝ HỆ THỐNG</w:t>
            </w:r>
          </w:p>
        </w:tc>
        <w:tc>
          <w:tcPr>
            <w:tcW w:w="6795" w:type="dxa"/>
            <w:gridSpan w:val="7"/>
            <w:noWrap/>
          </w:tcPr>
          <w:p w14:paraId="2C1551A9" w14:textId="77777777" w:rsidR="00332347" w:rsidRPr="0083478A" w:rsidRDefault="00332347" w:rsidP="0083478A">
            <w:pPr>
              <w:jc w:val="center"/>
              <w:rPr>
                <w:rFonts w:cs="Times New Roman"/>
                <w:bCs/>
                <w:sz w:val="26"/>
                <w:szCs w:val="26"/>
              </w:rPr>
            </w:pPr>
          </w:p>
        </w:tc>
      </w:tr>
      <w:tr w:rsidR="00332347" w:rsidRPr="00332347" w14:paraId="3F18ED90" w14:textId="77777777" w:rsidTr="00332347">
        <w:trPr>
          <w:trHeight w:val="1080"/>
        </w:trPr>
        <w:tc>
          <w:tcPr>
            <w:tcW w:w="805" w:type="dxa"/>
          </w:tcPr>
          <w:p w14:paraId="274BA8FA"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68D8BC3D" w14:textId="0E77DC50" w:rsidR="00332347" w:rsidRPr="0083478A" w:rsidRDefault="00332347" w:rsidP="008F68BF">
            <w:pPr>
              <w:rPr>
                <w:rFonts w:cs="Times New Roman"/>
                <w:bCs/>
                <w:sz w:val="26"/>
                <w:szCs w:val="26"/>
              </w:rPr>
            </w:pPr>
            <w:r w:rsidRPr="0083478A">
              <w:rPr>
                <w:rFonts w:cs="Times New Roman"/>
                <w:bCs/>
                <w:sz w:val="26"/>
                <w:szCs w:val="26"/>
              </w:rPr>
              <w:t>Chủ trì tham mưu trong công tác duy trì, vận hành và thúc đẩy phát triển Hệ thống quản lý ANHK của TCT phù hợp với định hướng chiến lược, quy hoạch, kế hoạch thực hiện tổng thể của TCT từng giai đoạn phát triển trên cơ sở văn bản quy phạm pháp luật và tài liệu ICAO.</w:t>
            </w:r>
          </w:p>
        </w:tc>
        <w:tc>
          <w:tcPr>
            <w:tcW w:w="866" w:type="dxa"/>
            <w:noWrap/>
            <w:hideMark/>
          </w:tcPr>
          <w:p w14:paraId="5DBA529D"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500044CC" w14:textId="77777777" w:rsidR="00332347" w:rsidRPr="0083478A" w:rsidRDefault="00332347" w:rsidP="0083478A">
            <w:pPr>
              <w:jc w:val="center"/>
              <w:rPr>
                <w:rFonts w:cs="Times New Roman"/>
                <w:bCs/>
                <w:sz w:val="26"/>
                <w:szCs w:val="26"/>
              </w:rPr>
            </w:pPr>
          </w:p>
        </w:tc>
        <w:tc>
          <w:tcPr>
            <w:tcW w:w="932" w:type="dxa"/>
            <w:noWrap/>
            <w:hideMark/>
          </w:tcPr>
          <w:p w14:paraId="355C384D" w14:textId="77777777" w:rsidR="00332347" w:rsidRPr="0083478A" w:rsidRDefault="00332347" w:rsidP="0083478A">
            <w:pPr>
              <w:jc w:val="center"/>
              <w:rPr>
                <w:rFonts w:cs="Times New Roman"/>
                <w:bCs/>
                <w:sz w:val="26"/>
                <w:szCs w:val="26"/>
              </w:rPr>
            </w:pPr>
          </w:p>
        </w:tc>
        <w:tc>
          <w:tcPr>
            <w:tcW w:w="1314" w:type="dxa"/>
            <w:noWrap/>
            <w:hideMark/>
          </w:tcPr>
          <w:p w14:paraId="2DE8B4EB"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53717822" w14:textId="77777777" w:rsidR="00332347" w:rsidRPr="0083478A" w:rsidRDefault="00332347" w:rsidP="0083478A">
            <w:pPr>
              <w:jc w:val="center"/>
              <w:rPr>
                <w:rFonts w:cs="Times New Roman"/>
                <w:bCs/>
                <w:sz w:val="26"/>
                <w:szCs w:val="26"/>
              </w:rPr>
            </w:pPr>
          </w:p>
        </w:tc>
        <w:tc>
          <w:tcPr>
            <w:tcW w:w="939" w:type="dxa"/>
            <w:noWrap/>
            <w:hideMark/>
          </w:tcPr>
          <w:p w14:paraId="431A853F" w14:textId="77777777" w:rsidR="00332347" w:rsidRPr="0083478A" w:rsidRDefault="00332347" w:rsidP="0083478A">
            <w:pPr>
              <w:jc w:val="center"/>
              <w:rPr>
                <w:rFonts w:cs="Times New Roman"/>
                <w:bCs/>
                <w:sz w:val="26"/>
                <w:szCs w:val="26"/>
              </w:rPr>
            </w:pPr>
          </w:p>
        </w:tc>
        <w:tc>
          <w:tcPr>
            <w:tcW w:w="808" w:type="dxa"/>
            <w:noWrap/>
            <w:hideMark/>
          </w:tcPr>
          <w:p w14:paraId="6B769401" w14:textId="77777777" w:rsidR="00332347" w:rsidRPr="0083478A" w:rsidRDefault="00332347" w:rsidP="0083478A">
            <w:pPr>
              <w:jc w:val="center"/>
              <w:rPr>
                <w:rFonts w:cs="Times New Roman"/>
                <w:bCs/>
                <w:sz w:val="26"/>
                <w:szCs w:val="26"/>
              </w:rPr>
            </w:pPr>
          </w:p>
        </w:tc>
      </w:tr>
      <w:tr w:rsidR="00332347" w:rsidRPr="00332347" w14:paraId="453ED9D4" w14:textId="77777777" w:rsidTr="00332347">
        <w:trPr>
          <w:trHeight w:val="720"/>
        </w:trPr>
        <w:tc>
          <w:tcPr>
            <w:tcW w:w="805" w:type="dxa"/>
          </w:tcPr>
          <w:p w14:paraId="01630114"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3A5E8940" w14:textId="1C9E5657" w:rsidR="00332347" w:rsidRPr="0083478A" w:rsidRDefault="00332347" w:rsidP="008F68BF">
            <w:pPr>
              <w:rPr>
                <w:rFonts w:cs="Times New Roman"/>
                <w:bCs/>
                <w:sz w:val="26"/>
                <w:szCs w:val="26"/>
              </w:rPr>
            </w:pPr>
            <w:r w:rsidRPr="0083478A">
              <w:rPr>
                <w:rFonts w:cs="Times New Roman"/>
                <w:bCs/>
                <w:sz w:val="26"/>
                <w:szCs w:val="26"/>
              </w:rPr>
              <w:t>Xây dựng kế hoạch thực hiện hàng năm theo đề án phát triển hoặc kế hoạch tổng thể phát triển Hệ thống quản lý ANHK.</w:t>
            </w:r>
          </w:p>
        </w:tc>
        <w:tc>
          <w:tcPr>
            <w:tcW w:w="866" w:type="dxa"/>
            <w:noWrap/>
            <w:hideMark/>
          </w:tcPr>
          <w:p w14:paraId="57C43138"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1CA10A70" w14:textId="77777777" w:rsidR="00332347" w:rsidRPr="0083478A" w:rsidRDefault="00332347" w:rsidP="0083478A">
            <w:pPr>
              <w:jc w:val="center"/>
              <w:rPr>
                <w:rFonts w:cs="Times New Roman"/>
                <w:bCs/>
                <w:sz w:val="26"/>
                <w:szCs w:val="26"/>
              </w:rPr>
            </w:pPr>
          </w:p>
        </w:tc>
        <w:tc>
          <w:tcPr>
            <w:tcW w:w="932" w:type="dxa"/>
            <w:noWrap/>
            <w:hideMark/>
          </w:tcPr>
          <w:p w14:paraId="691A1D0A" w14:textId="77777777" w:rsidR="00332347" w:rsidRPr="0083478A" w:rsidRDefault="00332347" w:rsidP="0083478A">
            <w:pPr>
              <w:jc w:val="center"/>
              <w:rPr>
                <w:rFonts w:cs="Times New Roman"/>
                <w:bCs/>
                <w:sz w:val="26"/>
                <w:szCs w:val="26"/>
              </w:rPr>
            </w:pPr>
          </w:p>
        </w:tc>
        <w:tc>
          <w:tcPr>
            <w:tcW w:w="1314" w:type="dxa"/>
            <w:noWrap/>
            <w:hideMark/>
          </w:tcPr>
          <w:p w14:paraId="29D8E4DF"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00D1097F" w14:textId="77777777" w:rsidR="00332347" w:rsidRPr="0083478A" w:rsidRDefault="00332347" w:rsidP="0083478A">
            <w:pPr>
              <w:jc w:val="center"/>
              <w:rPr>
                <w:rFonts w:cs="Times New Roman"/>
                <w:bCs/>
                <w:sz w:val="26"/>
                <w:szCs w:val="26"/>
              </w:rPr>
            </w:pPr>
          </w:p>
        </w:tc>
        <w:tc>
          <w:tcPr>
            <w:tcW w:w="939" w:type="dxa"/>
            <w:noWrap/>
            <w:hideMark/>
          </w:tcPr>
          <w:p w14:paraId="6E65EF60" w14:textId="77777777" w:rsidR="00332347" w:rsidRPr="0083478A" w:rsidRDefault="00332347" w:rsidP="0083478A">
            <w:pPr>
              <w:jc w:val="center"/>
              <w:rPr>
                <w:rFonts w:cs="Times New Roman"/>
                <w:bCs/>
                <w:sz w:val="26"/>
                <w:szCs w:val="26"/>
              </w:rPr>
            </w:pPr>
          </w:p>
        </w:tc>
        <w:tc>
          <w:tcPr>
            <w:tcW w:w="808" w:type="dxa"/>
            <w:noWrap/>
            <w:hideMark/>
          </w:tcPr>
          <w:p w14:paraId="579D3674" w14:textId="77777777" w:rsidR="00332347" w:rsidRPr="0083478A" w:rsidRDefault="00332347" w:rsidP="0083478A">
            <w:pPr>
              <w:jc w:val="center"/>
              <w:rPr>
                <w:rFonts w:cs="Times New Roman"/>
                <w:bCs/>
                <w:sz w:val="26"/>
                <w:szCs w:val="26"/>
              </w:rPr>
            </w:pPr>
          </w:p>
        </w:tc>
      </w:tr>
      <w:tr w:rsidR="00332347" w:rsidRPr="00332347" w14:paraId="32D39D2D" w14:textId="77777777" w:rsidTr="00332347">
        <w:trPr>
          <w:trHeight w:val="1440"/>
        </w:trPr>
        <w:tc>
          <w:tcPr>
            <w:tcW w:w="805" w:type="dxa"/>
          </w:tcPr>
          <w:p w14:paraId="3396489E"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1737841E" w14:textId="4E2D1BF4" w:rsidR="00332347" w:rsidRPr="0083478A" w:rsidRDefault="00332347" w:rsidP="008F68BF">
            <w:pPr>
              <w:rPr>
                <w:rFonts w:cs="Times New Roman"/>
                <w:bCs/>
                <w:sz w:val="26"/>
                <w:szCs w:val="26"/>
              </w:rPr>
            </w:pPr>
            <w:r w:rsidRPr="0083478A">
              <w:rPr>
                <w:rFonts w:cs="Times New Roman"/>
                <w:bCs/>
                <w:sz w:val="26"/>
                <w:szCs w:val="26"/>
              </w:rPr>
              <w:t>Chủ trì rà soát, cập nhật, tu chỉnh Quy chế ANHK, các Quy chế phối hợp về ANHK giữa TCT và các cơ quan, đơn vị trong ngoài đảm bảo phù hợp với các quy định hiện hành (các quy định, tiêu chuẩn nội bộ, quy trình, kế hoạch về công tác ANHK và phòng chống khủng bố, công tác bảo đảm an ninh nội bộ với nhân viên hàng không).</w:t>
            </w:r>
          </w:p>
        </w:tc>
        <w:tc>
          <w:tcPr>
            <w:tcW w:w="866" w:type="dxa"/>
            <w:noWrap/>
            <w:hideMark/>
          </w:tcPr>
          <w:p w14:paraId="47D42E2B"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31FBF519" w14:textId="77777777" w:rsidR="00332347" w:rsidRPr="0083478A" w:rsidRDefault="00332347" w:rsidP="0083478A">
            <w:pPr>
              <w:jc w:val="center"/>
              <w:rPr>
                <w:rFonts w:cs="Times New Roman"/>
                <w:bCs/>
                <w:sz w:val="26"/>
                <w:szCs w:val="26"/>
              </w:rPr>
            </w:pPr>
          </w:p>
        </w:tc>
        <w:tc>
          <w:tcPr>
            <w:tcW w:w="932" w:type="dxa"/>
            <w:noWrap/>
            <w:hideMark/>
          </w:tcPr>
          <w:p w14:paraId="29F692E1"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1314" w:type="dxa"/>
            <w:noWrap/>
            <w:hideMark/>
          </w:tcPr>
          <w:p w14:paraId="736D908F" w14:textId="77777777" w:rsidR="00332347" w:rsidRPr="0083478A" w:rsidRDefault="00332347" w:rsidP="0083478A">
            <w:pPr>
              <w:jc w:val="center"/>
              <w:rPr>
                <w:rFonts w:cs="Times New Roman"/>
                <w:bCs/>
                <w:sz w:val="26"/>
                <w:szCs w:val="26"/>
              </w:rPr>
            </w:pPr>
          </w:p>
        </w:tc>
        <w:tc>
          <w:tcPr>
            <w:tcW w:w="968" w:type="dxa"/>
            <w:noWrap/>
            <w:hideMark/>
          </w:tcPr>
          <w:p w14:paraId="4D4FC173" w14:textId="77777777" w:rsidR="00332347" w:rsidRPr="0083478A" w:rsidRDefault="00332347" w:rsidP="0083478A">
            <w:pPr>
              <w:jc w:val="center"/>
              <w:rPr>
                <w:rFonts w:cs="Times New Roman"/>
                <w:bCs/>
                <w:sz w:val="26"/>
                <w:szCs w:val="26"/>
              </w:rPr>
            </w:pPr>
          </w:p>
        </w:tc>
        <w:tc>
          <w:tcPr>
            <w:tcW w:w="939" w:type="dxa"/>
            <w:noWrap/>
            <w:hideMark/>
          </w:tcPr>
          <w:p w14:paraId="07BD2A3A" w14:textId="77777777" w:rsidR="00332347" w:rsidRPr="0083478A" w:rsidRDefault="00332347" w:rsidP="0083478A">
            <w:pPr>
              <w:jc w:val="center"/>
              <w:rPr>
                <w:rFonts w:cs="Times New Roman"/>
                <w:bCs/>
                <w:sz w:val="26"/>
                <w:szCs w:val="26"/>
              </w:rPr>
            </w:pPr>
          </w:p>
        </w:tc>
        <w:tc>
          <w:tcPr>
            <w:tcW w:w="808" w:type="dxa"/>
            <w:noWrap/>
            <w:hideMark/>
          </w:tcPr>
          <w:p w14:paraId="7F09B78D" w14:textId="77777777" w:rsidR="00332347" w:rsidRPr="0083478A" w:rsidRDefault="00332347" w:rsidP="0083478A">
            <w:pPr>
              <w:jc w:val="center"/>
              <w:rPr>
                <w:rFonts w:cs="Times New Roman"/>
                <w:bCs/>
                <w:sz w:val="26"/>
                <w:szCs w:val="26"/>
              </w:rPr>
            </w:pPr>
          </w:p>
        </w:tc>
      </w:tr>
      <w:tr w:rsidR="00332347" w:rsidRPr="00332347" w14:paraId="72B45073" w14:textId="77777777" w:rsidTr="00332347">
        <w:trPr>
          <w:trHeight w:val="360"/>
        </w:trPr>
        <w:tc>
          <w:tcPr>
            <w:tcW w:w="805" w:type="dxa"/>
          </w:tcPr>
          <w:p w14:paraId="0E43D794"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7B41920C" w14:textId="276CA6B3" w:rsidR="00332347" w:rsidRPr="0083478A" w:rsidRDefault="00332347" w:rsidP="008F68BF">
            <w:pPr>
              <w:rPr>
                <w:rFonts w:cs="Times New Roman"/>
                <w:bCs/>
                <w:sz w:val="26"/>
                <w:szCs w:val="26"/>
              </w:rPr>
            </w:pPr>
            <w:r w:rsidRPr="0083478A">
              <w:rPr>
                <w:rFonts w:cs="Times New Roman"/>
                <w:bCs/>
                <w:sz w:val="26"/>
                <w:szCs w:val="26"/>
              </w:rPr>
              <w:t>Chủ trì dự thảo các thay đổi liên quan đến quy chế phối hợp ANHK giữa các cơ quan bên ngoài và TCT.</w:t>
            </w:r>
          </w:p>
        </w:tc>
        <w:tc>
          <w:tcPr>
            <w:tcW w:w="866" w:type="dxa"/>
            <w:noWrap/>
            <w:hideMark/>
          </w:tcPr>
          <w:p w14:paraId="1D8CDA3C"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3F9CFDA6" w14:textId="77777777" w:rsidR="00332347" w:rsidRPr="0083478A" w:rsidRDefault="00332347" w:rsidP="0083478A">
            <w:pPr>
              <w:jc w:val="center"/>
              <w:rPr>
                <w:rFonts w:cs="Times New Roman"/>
                <w:bCs/>
                <w:sz w:val="26"/>
                <w:szCs w:val="26"/>
              </w:rPr>
            </w:pPr>
          </w:p>
        </w:tc>
        <w:tc>
          <w:tcPr>
            <w:tcW w:w="932" w:type="dxa"/>
            <w:noWrap/>
            <w:hideMark/>
          </w:tcPr>
          <w:p w14:paraId="04BB9895"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1314" w:type="dxa"/>
            <w:noWrap/>
            <w:hideMark/>
          </w:tcPr>
          <w:p w14:paraId="2BD9465A" w14:textId="77777777" w:rsidR="00332347" w:rsidRPr="0083478A" w:rsidRDefault="00332347" w:rsidP="0083478A">
            <w:pPr>
              <w:jc w:val="center"/>
              <w:rPr>
                <w:rFonts w:cs="Times New Roman"/>
                <w:bCs/>
                <w:sz w:val="26"/>
                <w:szCs w:val="26"/>
              </w:rPr>
            </w:pPr>
          </w:p>
        </w:tc>
        <w:tc>
          <w:tcPr>
            <w:tcW w:w="968" w:type="dxa"/>
            <w:noWrap/>
            <w:hideMark/>
          </w:tcPr>
          <w:p w14:paraId="496CA357" w14:textId="77777777" w:rsidR="00332347" w:rsidRPr="0083478A" w:rsidRDefault="00332347" w:rsidP="0083478A">
            <w:pPr>
              <w:jc w:val="center"/>
              <w:rPr>
                <w:rFonts w:cs="Times New Roman"/>
                <w:bCs/>
                <w:sz w:val="26"/>
                <w:szCs w:val="26"/>
              </w:rPr>
            </w:pPr>
          </w:p>
        </w:tc>
        <w:tc>
          <w:tcPr>
            <w:tcW w:w="939" w:type="dxa"/>
            <w:noWrap/>
            <w:hideMark/>
          </w:tcPr>
          <w:p w14:paraId="67C326BB" w14:textId="77777777" w:rsidR="00332347" w:rsidRPr="0083478A" w:rsidRDefault="00332347" w:rsidP="0083478A">
            <w:pPr>
              <w:jc w:val="center"/>
              <w:rPr>
                <w:rFonts w:cs="Times New Roman"/>
                <w:bCs/>
                <w:sz w:val="26"/>
                <w:szCs w:val="26"/>
              </w:rPr>
            </w:pPr>
          </w:p>
        </w:tc>
        <w:tc>
          <w:tcPr>
            <w:tcW w:w="808" w:type="dxa"/>
            <w:noWrap/>
            <w:hideMark/>
          </w:tcPr>
          <w:p w14:paraId="44B1C3E0" w14:textId="77777777" w:rsidR="00332347" w:rsidRPr="0083478A" w:rsidRDefault="00332347" w:rsidP="0083478A">
            <w:pPr>
              <w:jc w:val="center"/>
              <w:rPr>
                <w:rFonts w:cs="Times New Roman"/>
                <w:bCs/>
                <w:sz w:val="26"/>
                <w:szCs w:val="26"/>
              </w:rPr>
            </w:pPr>
          </w:p>
        </w:tc>
      </w:tr>
      <w:tr w:rsidR="00332347" w:rsidRPr="00332347" w14:paraId="0DCE02E3" w14:textId="77777777" w:rsidTr="00332347">
        <w:trPr>
          <w:trHeight w:val="360"/>
        </w:trPr>
        <w:tc>
          <w:tcPr>
            <w:tcW w:w="805" w:type="dxa"/>
          </w:tcPr>
          <w:p w14:paraId="577F98AD"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0A7F3116" w14:textId="5BB2053B" w:rsidR="00332347" w:rsidRPr="0083478A" w:rsidRDefault="00332347" w:rsidP="008F68BF">
            <w:pPr>
              <w:rPr>
                <w:rFonts w:cs="Times New Roman"/>
                <w:bCs/>
                <w:sz w:val="26"/>
                <w:szCs w:val="26"/>
              </w:rPr>
            </w:pPr>
            <w:r w:rsidRPr="0083478A">
              <w:rPr>
                <w:rFonts w:cs="Times New Roman"/>
                <w:bCs/>
                <w:sz w:val="26"/>
                <w:szCs w:val="26"/>
              </w:rPr>
              <w:t>Xây dựng, triển khai các văn bản quản lý nội bộ của Tổng công ty về ANHK</w:t>
            </w:r>
          </w:p>
        </w:tc>
        <w:tc>
          <w:tcPr>
            <w:tcW w:w="866" w:type="dxa"/>
            <w:noWrap/>
            <w:hideMark/>
          </w:tcPr>
          <w:p w14:paraId="4C8ABC48" w14:textId="77777777" w:rsidR="00332347" w:rsidRPr="0083478A" w:rsidRDefault="00332347" w:rsidP="0083478A">
            <w:pPr>
              <w:jc w:val="center"/>
              <w:rPr>
                <w:rFonts w:cs="Times New Roman"/>
                <w:bCs/>
                <w:sz w:val="26"/>
                <w:szCs w:val="26"/>
              </w:rPr>
            </w:pPr>
          </w:p>
        </w:tc>
        <w:tc>
          <w:tcPr>
            <w:tcW w:w="968" w:type="dxa"/>
            <w:noWrap/>
            <w:hideMark/>
          </w:tcPr>
          <w:p w14:paraId="01660534" w14:textId="13120EDD" w:rsidR="00332347" w:rsidRPr="0083478A" w:rsidRDefault="00332347" w:rsidP="0083478A">
            <w:pPr>
              <w:jc w:val="center"/>
              <w:rPr>
                <w:rFonts w:cs="Times New Roman"/>
                <w:bCs/>
                <w:sz w:val="26"/>
                <w:szCs w:val="26"/>
              </w:rPr>
            </w:pPr>
          </w:p>
        </w:tc>
        <w:tc>
          <w:tcPr>
            <w:tcW w:w="932" w:type="dxa"/>
            <w:noWrap/>
            <w:hideMark/>
          </w:tcPr>
          <w:p w14:paraId="41E256B6" w14:textId="2348CF22" w:rsidR="00332347" w:rsidRPr="0083478A" w:rsidRDefault="00332347" w:rsidP="0083478A">
            <w:pPr>
              <w:jc w:val="center"/>
              <w:rPr>
                <w:rFonts w:cs="Times New Roman"/>
                <w:bCs/>
                <w:sz w:val="26"/>
                <w:szCs w:val="26"/>
              </w:rPr>
            </w:pPr>
            <w:r>
              <w:rPr>
                <w:rFonts w:cs="Times New Roman"/>
                <w:bCs/>
                <w:sz w:val="26"/>
                <w:szCs w:val="26"/>
              </w:rPr>
              <w:t>C</w:t>
            </w:r>
          </w:p>
        </w:tc>
        <w:tc>
          <w:tcPr>
            <w:tcW w:w="1314" w:type="dxa"/>
            <w:noWrap/>
            <w:hideMark/>
          </w:tcPr>
          <w:p w14:paraId="23254E26" w14:textId="30F49178" w:rsidR="00332347" w:rsidRPr="0083478A" w:rsidRDefault="00332347" w:rsidP="0083478A">
            <w:pPr>
              <w:jc w:val="center"/>
              <w:rPr>
                <w:rFonts w:cs="Times New Roman"/>
                <w:bCs/>
                <w:sz w:val="26"/>
                <w:szCs w:val="26"/>
              </w:rPr>
            </w:pPr>
            <w:r>
              <w:rPr>
                <w:rFonts w:cs="Times New Roman"/>
                <w:bCs/>
                <w:sz w:val="26"/>
                <w:szCs w:val="26"/>
              </w:rPr>
              <w:t>P</w:t>
            </w:r>
          </w:p>
        </w:tc>
        <w:tc>
          <w:tcPr>
            <w:tcW w:w="968" w:type="dxa"/>
            <w:noWrap/>
            <w:hideMark/>
          </w:tcPr>
          <w:p w14:paraId="6933D86D" w14:textId="77777777" w:rsidR="00332347" w:rsidRPr="0083478A" w:rsidRDefault="00332347" w:rsidP="0083478A">
            <w:pPr>
              <w:jc w:val="center"/>
              <w:rPr>
                <w:rFonts w:cs="Times New Roman"/>
                <w:bCs/>
                <w:sz w:val="26"/>
                <w:szCs w:val="26"/>
              </w:rPr>
            </w:pPr>
          </w:p>
        </w:tc>
        <w:tc>
          <w:tcPr>
            <w:tcW w:w="939" w:type="dxa"/>
            <w:noWrap/>
            <w:hideMark/>
          </w:tcPr>
          <w:p w14:paraId="0502B886" w14:textId="77777777" w:rsidR="00332347" w:rsidRPr="0083478A" w:rsidRDefault="00332347" w:rsidP="0083478A">
            <w:pPr>
              <w:jc w:val="center"/>
              <w:rPr>
                <w:rFonts w:cs="Times New Roman"/>
                <w:bCs/>
                <w:sz w:val="26"/>
                <w:szCs w:val="26"/>
              </w:rPr>
            </w:pPr>
          </w:p>
        </w:tc>
        <w:tc>
          <w:tcPr>
            <w:tcW w:w="808" w:type="dxa"/>
            <w:noWrap/>
            <w:hideMark/>
          </w:tcPr>
          <w:p w14:paraId="546DA7DF" w14:textId="77777777" w:rsidR="00332347" w:rsidRPr="0083478A" w:rsidRDefault="00332347" w:rsidP="0083478A">
            <w:pPr>
              <w:jc w:val="center"/>
              <w:rPr>
                <w:rFonts w:cs="Times New Roman"/>
                <w:bCs/>
                <w:sz w:val="26"/>
                <w:szCs w:val="26"/>
              </w:rPr>
            </w:pPr>
          </w:p>
        </w:tc>
      </w:tr>
      <w:tr w:rsidR="00332347" w:rsidRPr="00332347" w14:paraId="0208C2E1" w14:textId="77777777" w:rsidTr="00332347">
        <w:trPr>
          <w:trHeight w:val="720"/>
        </w:trPr>
        <w:tc>
          <w:tcPr>
            <w:tcW w:w="805" w:type="dxa"/>
          </w:tcPr>
          <w:p w14:paraId="08973126"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33516F05" w14:textId="5511026F" w:rsidR="00332347" w:rsidRPr="0083478A" w:rsidRDefault="00332347" w:rsidP="008F68BF">
            <w:pPr>
              <w:rPr>
                <w:rFonts w:cs="Times New Roman"/>
                <w:bCs/>
                <w:sz w:val="26"/>
                <w:szCs w:val="26"/>
              </w:rPr>
            </w:pPr>
            <w:r w:rsidRPr="0083478A">
              <w:rPr>
                <w:rFonts w:cs="Times New Roman"/>
                <w:bCs/>
                <w:sz w:val="26"/>
                <w:szCs w:val="26"/>
              </w:rPr>
              <w:t xml:space="preserve">Chủ trì nghiên cứu các tài liệu trong và ngoài nước về an ninh hàng không, đề xuất các thay đổi cải tiến (Hệ thống Quản lý ANHK). </w:t>
            </w:r>
          </w:p>
        </w:tc>
        <w:tc>
          <w:tcPr>
            <w:tcW w:w="866" w:type="dxa"/>
            <w:noWrap/>
            <w:hideMark/>
          </w:tcPr>
          <w:p w14:paraId="561CE144" w14:textId="77777777" w:rsidR="00332347" w:rsidRPr="0083478A" w:rsidRDefault="00332347" w:rsidP="0083478A">
            <w:pPr>
              <w:jc w:val="center"/>
              <w:rPr>
                <w:rFonts w:cs="Times New Roman"/>
                <w:bCs/>
                <w:sz w:val="26"/>
                <w:szCs w:val="26"/>
              </w:rPr>
            </w:pPr>
          </w:p>
        </w:tc>
        <w:tc>
          <w:tcPr>
            <w:tcW w:w="968" w:type="dxa"/>
            <w:noWrap/>
            <w:hideMark/>
          </w:tcPr>
          <w:p w14:paraId="2CFACE5D" w14:textId="77777777" w:rsidR="00332347" w:rsidRPr="0083478A" w:rsidRDefault="00332347" w:rsidP="0083478A">
            <w:pPr>
              <w:jc w:val="center"/>
              <w:rPr>
                <w:rFonts w:cs="Times New Roman"/>
                <w:bCs/>
                <w:sz w:val="26"/>
                <w:szCs w:val="26"/>
              </w:rPr>
            </w:pPr>
          </w:p>
        </w:tc>
        <w:tc>
          <w:tcPr>
            <w:tcW w:w="932" w:type="dxa"/>
            <w:noWrap/>
            <w:hideMark/>
          </w:tcPr>
          <w:p w14:paraId="2CCB8567"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1314" w:type="dxa"/>
            <w:noWrap/>
            <w:hideMark/>
          </w:tcPr>
          <w:p w14:paraId="16C97C10"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4AA93BC4" w14:textId="77777777" w:rsidR="00332347" w:rsidRPr="0083478A" w:rsidRDefault="00332347" w:rsidP="0083478A">
            <w:pPr>
              <w:jc w:val="center"/>
              <w:rPr>
                <w:rFonts w:cs="Times New Roman"/>
                <w:bCs/>
                <w:sz w:val="26"/>
                <w:szCs w:val="26"/>
              </w:rPr>
            </w:pPr>
          </w:p>
        </w:tc>
        <w:tc>
          <w:tcPr>
            <w:tcW w:w="939" w:type="dxa"/>
            <w:noWrap/>
            <w:hideMark/>
          </w:tcPr>
          <w:p w14:paraId="5966B2C1" w14:textId="77777777" w:rsidR="00332347" w:rsidRPr="0083478A" w:rsidRDefault="00332347" w:rsidP="0083478A">
            <w:pPr>
              <w:jc w:val="center"/>
              <w:rPr>
                <w:rFonts w:cs="Times New Roman"/>
                <w:bCs/>
                <w:sz w:val="26"/>
                <w:szCs w:val="26"/>
              </w:rPr>
            </w:pPr>
          </w:p>
        </w:tc>
        <w:tc>
          <w:tcPr>
            <w:tcW w:w="808" w:type="dxa"/>
            <w:noWrap/>
            <w:hideMark/>
          </w:tcPr>
          <w:p w14:paraId="53E48D2C" w14:textId="77777777" w:rsidR="00332347" w:rsidRPr="0083478A" w:rsidRDefault="00332347" w:rsidP="0083478A">
            <w:pPr>
              <w:jc w:val="center"/>
              <w:rPr>
                <w:rFonts w:cs="Times New Roman"/>
                <w:bCs/>
                <w:sz w:val="26"/>
                <w:szCs w:val="26"/>
              </w:rPr>
            </w:pPr>
          </w:p>
        </w:tc>
      </w:tr>
      <w:tr w:rsidR="00332347" w:rsidRPr="00332347" w14:paraId="5936B119" w14:textId="77777777" w:rsidTr="00332347">
        <w:trPr>
          <w:trHeight w:val="360"/>
        </w:trPr>
        <w:tc>
          <w:tcPr>
            <w:tcW w:w="805" w:type="dxa"/>
          </w:tcPr>
          <w:p w14:paraId="16735F2E"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2528E8D0" w14:textId="2B452399" w:rsidR="00332347" w:rsidRPr="0083478A" w:rsidRDefault="00332347" w:rsidP="008F68BF">
            <w:pPr>
              <w:rPr>
                <w:rFonts w:cs="Times New Roman"/>
                <w:bCs/>
                <w:sz w:val="26"/>
                <w:szCs w:val="26"/>
              </w:rPr>
            </w:pPr>
            <w:r w:rsidRPr="0083478A">
              <w:rPr>
                <w:rFonts w:cs="Times New Roman"/>
                <w:bCs/>
                <w:sz w:val="26"/>
                <w:szCs w:val="26"/>
              </w:rPr>
              <w:t>Lập danh mục các tài liệu, quy trình, quy định liên quan ANHK của TCT và bên ngoài, theo dõi và cập nhật.</w:t>
            </w:r>
          </w:p>
        </w:tc>
        <w:tc>
          <w:tcPr>
            <w:tcW w:w="866" w:type="dxa"/>
            <w:noWrap/>
            <w:hideMark/>
          </w:tcPr>
          <w:p w14:paraId="2D783A73" w14:textId="77777777" w:rsidR="00332347" w:rsidRPr="0083478A" w:rsidRDefault="00332347" w:rsidP="0083478A">
            <w:pPr>
              <w:jc w:val="center"/>
              <w:rPr>
                <w:rFonts w:cs="Times New Roman"/>
                <w:bCs/>
                <w:sz w:val="26"/>
                <w:szCs w:val="26"/>
              </w:rPr>
            </w:pPr>
          </w:p>
        </w:tc>
        <w:tc>
          <w:tcPr>
            <w:tcW w:w="968" w:type="dxa"/>
            <w:noWrap/>
            <w:hideMark/>
          </w:tcPr>
          <w:p w14:paraId="786711CF"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2" w:type="dxa"/>
            <w:noWrap/>
            <w:hideMark/>
          </w:tcPr>
          <w:p w14:paraId="25232FB5" w14:textId="77777777" w:rsidR="00332347" w:rsidRPr="0083478A" w:rsidRDefault="00332347" w:rsidP="0083478A">
            <w:pPr>
              <w:jc w:val="center"/>
              <w:rPr>
                <w:rFonts w:cs="Times New Roman"/>
                <w:bCs/>
                <w:sz w:val="26"/>
                <w:szCs w:val="26"/>
              </w:rPr>
            </w:pPr>
          </w:p>
        </w:tc>
        <w:tc>
          <w:tcPr>
            <w:tcW w:w="1314" w:type="dxa"/>
            <w:noWrap/>
            <w:hideMark/>
          </w:tcPr>
          <w:p w14:paraId="51E9EFD2" w14:textId="77777777" w:rsidR="00332347" w:rsidRPr="0083478A" w:rsidRDefault="00332347" w:rsidP="0083478A">
            <w:pPr>
              <w:jc w:val="center"/>
              <w:rPr>
                <w:rFonts w:cs="Times New Roman"/>
                <w:bCs/>
                <w:sz w:val="26"/>
                <w:szCs w:val="26"/>
              </w:rPr>
            </w:pPr>
          </w:p>
        </w:tc>
        <w:tc>
          <w:tcPr>
            <w:tcW w:w="968" w:type="dxa"/>
            <w:noWrap/>
            <w:hideMark/>
          </w:tcPr>
          <w:p w14:paraId="16A2268E" w14:textId="77777777" w:rsidR="00332347" w:rsidRPr="0083478A" w:rsidRDefault="00332347" w:rsidP="0083478A">
            <w:pPr>
              <w:jc w:val="center"/>
              <w:rPr>
                <w:rFonts w:cs="Times New Roman"/>
                <w:bCs/>
                <w:sz w:val="26"/>
                <w:szCs w:val="26"/>
              </w:rPr>
            </w:pPr>
          </w:p>
        </w:tc>
        <w:tc>
          <w:tcPr>
            <w:tcW w:w="939" w:type="dxa"/>
            <w:noWrap/>
            <w:hideMark/>
          </w:tcPr>
          <w:p w14:paraId="65ADD233"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5865ECB5" w14:textId="77777777" w:rsidR="00332347" w:rsidRPr="0083478A" w:rsidRDefault="00332347" w:rsidP="0083478A">
            <w:pPr>
              <w:jc w:val="center"/>
              <w:rPr>
                <w:rFonts w:cs="Times New Roman"/>
                <w:bCs/>
                <w:sz w:val="26"/>
                <w:szCs w:val="26"/>
              </w:rPr>
            </w:pPr>
          </w:p>
        </w:tc>
      </w:tr>
      <w:tr w:rsidR="00332347" w:rsidRPr="00332347" w14:paraId="29AB535F" w14:textId="77777777" w:rsidTr="00332347">
        <w:trPr>
          <w:trHeight w:val="720"/>
        </w:trPr>
        <w:tc>
          <w:tcPr>
            <w:tcW w:w="805" w:type="dxa"/>
          </w:tcPr>
          <w:p w14:paraId="08BA0F45"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2234E1A7" w14:textId="63171CD5" w:rsidR="00332347" w:rsidRPr="0083478A" w:rsidRDefault="00332347" w:rsidP="008F68BF">
            <w:pPr>
              <w:rPr>
                <w:rFonts w:cs="Times New Roman"/>
                <w:bCs/>
                <w:sz w:val="26"/>
                <w:szCs w:val="26"/>
              </w:rPr>
            </w:pPr>
            <w:r w:rsidRPr="0083478A">
              <w:rPr>
                <w:rFonts w:cs="Times New Roman"/>
                <w:bCs/>
                <w:sz w:val="26"/>
                <w:szCs w:val="26"/>
              </w:rPr>
              <w:t>Tham mưu triển khai tổ chức thực hiện các văn bản quy phạm pháp luật, chiến lược, quy hoạch, kế hoạch, tiêu chuẩn, quy chuẩn về ANHK.</w:t>
            </w:r>
          </w:p>
        </w:tc>
        <w:tc>
          <w:tcPr>
            <w:tcW w:w="866" w:type="dxa"/>
            <w:noWrap/>
            <w:hideMark/>
          </w:tcPr>
          <w:p w14:paraId="61C187C7" w14:textId="77777777" w:rsidR="00332347" w:rsidRPr="0083478A" w:rsidRDefault="00332347" w:rsidP="0083478A">
            <w:pPr>
              <w:jc w:val="center"/>
              <w:rPr>
                <w:rFonts w:cs="Times New Roman"/>
                <w:bCs/>
                <w:sz w:val="26"/>
                <w:szCs w:val="26"/>
              </w:rPr>
            </w:pPr>
          </w:p>
        </w:tc>
        <w:tc>
          <w:tcPr>
            <w:tcW w:w="968" w:type="dxa"/>
            <w:noWrap/>
            <w:hideMark/>
          </w:tcPr>
          <w:p w14:paraId="5882BB67"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2A5C3DA7"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1314" w:type="dxa"/>
            <w:noWrap/>
            <w:hideMark/>
          </w:tcPr>
          <w:p w14:paraId="2FB60457" w14:textId="77777777" w:rsidR="00332347" w:rsidRPr="0083478A" w:rsidRDefault="00332347" w:rsidP="0083478A">
            <w:pPr>
              <w:jc w:val="center"/>
              <w:rPr>
                <w:rFonts w:cs="Times New Roman"/>
                <w:bCs/>
                <w:sz w:val="26"/>
                <w:szCs w:val="26"/>
              </w:rPr>
            </w:pPr>
          </w:p>
        </w:tc>
        <w:tc>
          <w:tcPr>
            <w:tcW w:w="968" w:type="dxa"/>
            <w:noWrap/>
            <w:hideMark/>
          </w:tcPr>
          <w:p w14:paraId="74D13AD2" w14:textId="77777777" w:rsidR="00332347" w:rsidRPr="0083478A" w:rsidRDefault="00332347" w:rsidP="0083478A">
            <w:pPr>
              <w:jc w:val="center"/>
              <w:rPr>
                <w:rFonts w:cs="Times New Roman"/>
                <w:bCs/>
                <w:sz w:val="26"/>
                <w:szCs w:val="26"/>
              </w:rPr>
            </w:pPr>
          </w:p>
        </w:tc>
        <w:tc>
          <w:tcPr>
            <w:tcW w:w="939" w:type="dxa"/>
            <w:noWrap/>
            <w:hideMark/>
          </w:tcPr>
          <w:p w14:paraId="19CA737E" w14:textId="77777777" w:rsidR="00332347" w:rsidRPr="0083478A" w:rsidRDefault="00332347" w:rsidP="0083478A">
            <w:pPr>
              <w:jc w:val="center"/>
              <w:rPr>
                <w:rFonts w:cs="Times New Roman"/>
                <w:bCs/>
                <w:sz w:val="26"/>
                <w:szCs w:val="26"/>
              </w:rPr>
            </w:pPr>
          </w:p>
        </w:tc>
        <w:tc>
          <w:tcPr>
            <w:tcW w:w="808" w:type="dxa"/>
            <w:noWrap/>
            <w:hideMark/>
          </w:tcPr>
          <w:p w14:paraId="06BD5D27" w14:textId="77777777" w:rsidR="00332347" w:rsidRPr="0083478A" w:rsidRDefault="00332347" w:rsidP="0083478A">
            <w:pPr>
              <w:jc w:val="center"/>
              <w:rPr>
                <w:rFonts w:cs="Times New Roman"/>
                <w:bCs/>
                <w:sz w:val="26"/>
                <w:szCs w:val="26"/>
              </w:rPr>
            </w:pPr>
          </w:p>
        </w:tc>
      </w:tr>
      <w:tr w:rsidR="00332347" w:rsidRPr="00332347" w14:paraId="79B80997" w14:textId="77777777" w:rsidTr="00332347">
        <w:trPr>
          <w:trHeight w:val="1272"/>
        </w:trPr>
        <w:tc>
          <w:tcPr>
            <w:tcW w:w="805" w:type="dxa"/>
          </w:tcPr>
          <w:p w14:paraId="43FD2800"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2CAA31D0" w14:textId="64E86F27" w:rsidR="00332347" w:rsidRPr="0083478A" w:rsidRDefault="00332347" w:rsidP="008F68BF">
            <w:pPr>
              <w:rPr>
                <w:rFonts w:cs="Times New Roman"/>
                <w:bCs/>
                <w:sz w:val="26"/>
                <w:szCs w:val="26"/>
              </w:rPr>
            </w:pPr>
            <w:r w:rsidRPr="0083478A">
              <w:rPr>
                <w:rFonts w:cs="Times New Roman"/>
                <w:bCs/>
                <w:sz w:val="26"/>
                <w:szCs w:val="26"/>
              </w:rPr>
              <w:t xml:space="preserve">Hướng dẫn các cơ quan, đơn vị thuộc TCT trong việc thực hiện Quy chế ANHK, các quy định, tiêu chuẩn nội bộ, quy trình, kế hoạch về công tácANHK và phòng chống khủng bố, công tác kiểm soát an ninh nội bộ đối với nhân viên hàng không; </w:t>
            </w:r>
          </w:p>
        </w:tc>
        <w:tc>
          <w:tcPr>
            <w:tcW w:w="866" w:type="dxa"/>
            <w:noWrap/>
            <w:hideMark/>
          </w:tcPr>
          <w:p w14:paraId="1845CB49"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48947760" w14:textId="77777777" w:rsidR="00332347" w:rsidRPr="0083478A" w:rsidRDefault="00332347" w:rsidP="0083478A">
            <w:pPr>
              <w:jc w:val="center"/>
              <w:rPr>
                <w:rFonts w:cs="Times New Roman"/>
                <w:bCs/>
                <w:sz w:val="26"/>
                <w:szCs w:val="26"/>
              </w:rPr>
            </w:pPr>
          </w:p>
        </w:tc>
        <w:tc>
          <w:tcPr>
            <w:tcW w:w="932" w:type="dxa"/>
            <w:noWrap/>
            <w:hideMark/>
          </w:tcPr>
          <w:p w14:paraId="02B47F23"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1314" w:type="dxa"/>
            <w:noWrap/>
            <w:hideMark/>
          </w:tcPr>
          <w:p w14:paraId="617E0C59" w14:textId="77777777" w:rsidR="00332347" w:rsidRPr="0083478A" w:rsidRDefault="00332347" w:rsidP="0083478A">
            <w:pPr>
              <w:jc w:val="center"/>
              <w:rPr>
                <w:rFonts w:cs="Times New Roman"/>
                <w:bCs/>
                <w:sz w:val="26"/>
                <w:szCs w:val="26"/>
              </w:rPr>
            </w:pPr>
          </w:p>
        </w:tc>
        <w:tc>
          <w:tcPr>
            <w:tcW w:w="968" w:type="dxa"/>
            <w:noWrap/>
            <w:hideMark/>
          </w:tcPr>
          <w:p w14:paraId="3BAC99BC" w14:textId="77777777" w:rsidR="00332347" w:rsidRPr="0083478A" w:rsidRDefault="00332347" w:rsidP="0083478A">
            <w:pPr>
              <w:jc w:val="center"/>
              <w:rPr>
                <w:rFonts w:cs="Times New Roman"/>
                <w:bCs/>
                <w:sz w:val="26"/>
                <w:szCs w:val="26"/>
              </w:rPr>
            </w:pPr>
          </w:p>
        </w:tc>
        <w:tc>
          <w:tcPr>
            <w:tcW w:w="939" w:type="dxa"/>
            <w:noWrap/>
            <w:hideMark/>
          </w:tcPr>
          <w:p w14:paraId="6792A540" w14:textId="77777777" w:rsidR="00332347" w:rsidRPr="0083478A" w:rsidRDefault="00332347" w:rsidP="0083478A">
            <w:pPr>
              <w:jc w:val="center"/>
              <w:rPr>
                <w:rFonts w:cs="Times New Roman"/>
                <w:bCs/>
                <w:sz w:val="26"/>
                <w:szCs w:val="26"/>
              </w:rPr>
            </w:pPr>
          </w:p>
        </w:tc>
        <w:tc>
          <w:tcPr>
            <w:tcW w:w="808" w:type="dxa"/>
            <w:noWrap/>
            <w:hideMark/>
          </w:tcPr>
          <w:p w14:paraId="7FDA6DED" w14:textId="77777777" w:rsidR="00332347" w:rsidRPr="0083478A" w:rsidRDefault="00332347" w:rsidP="0083478A">
            <w:pPr>
              <w:jc w:val="center"/>
              <w:rPr>
                <w:rFonts w:cs="Times New Roman"/>
                <w:bCs/>
                <w:sz w:val="26"/>
                <w:szCs w:val="26"/>
              </w:rPr>
            </w:pPr>
          </w:p>
        </w:tc>
      </w:tr>
      <w:tr w:rsidR="00332347" w:rsidRPr="00332347" w14:paraId="4A5ACE88" w14:textId="77777777" w:rsidTr="00332347">
        <w:trPr>
          <w:trHeight w:val="1080"/>
        </w:trPr>
        <w:tc>
          <w:tcPr>
            <w:tcW w:w="805" w:type="dxa"/>
          </w:tcPr>
          <w:p w14:paraId="75212062"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2454E6A9" w14:textId="61F45300" w:rsidR="00332347" w:rsidRPr="0083478A" w:rsidRDefault="00332347" w:rsidP="008F68BF">
            <w:pPr>
              <w:rPr>
                <w:rFonts w:cs="Times New Roman"/>
                <w:bCs/>
                <w:sz w:val="26"/>
                <w:szCs w:val="26"/>
              </w:rPr>
            </w:pPr>
            <w:r w:rsidRPr="0083478A">
              <w:rPr>
                <w:rFonts w:cs="Times New Roman"/>
                <w:bCs/>
                <w:sz w:val="26"/>
                <w:szCs w:val="26"/>
              </w:rPr>
              <w:t>Tham mưu trong việc triển khai thực hiện các quy chế phối hợp với lực lượng Công an, Quân đội, chính quyền địa phương và các doanh nghiệp trong ngành hàng không trong công tác bảo đảm ANHK, an toàn trật tự xã hội và công tác đối phó với hành vi can thiệp bất hợp pháp vào hoạt động hàng không dân dụng.</w:t>
            </w:r>
          </w:p>
        </w:tc>
        <w:tc>
          <w:tcPr>
            <w:tcW w:w="866" w:type="dxa"/>
            <w:noWrap/>
            <w:hideMark/>
          </w:tcPr>
          <w:p w14:paraId="68219E29"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6CBD70A5"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3A975D68" w14:textId="77777777" w:rsidR="00332347" w:rsidRPr="0083478A" w:rsidRDefault="00332347" w:rsidP="0083478A">
            <w:pPr>
              <w:jc w:val="center"/>
              <w:rPr>
                <w:rFonts w:cs="Times New Roman"/>
                <w:bCs/>
                <w:sz w:val="26"/>
                <w:szCs w:val="26"/>
              </w:rPr>
            </w:pPr>
          </w:p>
        </w:tc>
        <w:tc>
          <w:tcPr>
            <w:tcW w:w="1314" w:type="dxa"/>
            <w:noWrap/>
            <w:hideMark/>
          </w:tcPr>
          <w:p w14:paraId="5BE7352C" w14:textId="77777777" w:rsidR="00332347" w:rsidRPr="0083478A" w:rsidRDefault="00332347" w:rsidP="0083478A">
            <w:pPr>
              <w:jc w:val="center"/>
              <w:rPr>
                <w:rFonts w:cs="Times New Roman"/>
                <w:bCs/>
                <w:sz w:val="26"/>
                <w:szCs w:val="26"/>
              </w:rPr>
            </w:pPr>
          </w:p>
        </w:tc>
        <w:tc>
          <w:tcPr>
            <w:tcW w:w="968" w:type="dxa"/>
            <w:noWrap/>
            <w:hideMark/>
          </w:tcPr>
          <w:p w14:paraId="4FEFC362" w14:textId="77777777" w:rsidR="00332347" w:rsidRPr="0083478A" w:rsidRDefault="00332347" w:rsidP="0083478A">
            <w:pPr>
              <w:jc w:val="center"/>
              <w:rPr>
                <w:rFonts w:cs="Times New Roman"/>
                <w:bCs/>
                <w:sz w:val="26"/>
                <w:szCs w:val="26"/>
              </w:rPr>
            </w:pPr>
          </w:p>
        </w:tc>
        <w:tc>
          <w:tcPr>
            <w:tcW w:w="939" w:type="dxa"/>
            <w:noWrap/>
            <w:hideMark/>
          </w:tcPr>
          <w:p w14:paraId="3C275DBE" w14:textId="77777777" w:rsidR="00332347" w:rsidRPr="0083478A" w:rsidRDefault="00332347" w:rsidP="0083478A">
            <w:pPr>
              <w:jc w:val="center"/>
              <w:rPr>
                <w:rFonts w:cs="Times New Roman"/>
                <w:bCs/>
                <w:sz w:val="26"/>
                <w:szCs w:val="26"/>
              </w:rPr>
            </w:pPr>
          </w:p>
        </w:tc>
        <w:tc>
          <w:tcPr>
            <w:tcW w:w="808" w:type="dxa"/>
            <w:noWrap/>
            <w:hideMark/>
          </w:tcPr>
          <w:p w14:paraId="4D442561" w14:textId="77777777" w:rsidR="00332347" w:rsidRPr="0083478A" w:rsidRDefault="00332347" w:rsidP="0083478A">
            <w:pPr>
              <w:jc w:val="center"/>
              <w:rPr>
                <w:rFonts w:cs="Times New Roman"/>
                <w:bCs/>
                <w:sz w:val="26"/>
                <w:szCs w:val="26"/>
              </w:rPr>
            </w:pPr>
          </w:p>
        </w:tc>
      </w:tr>
      <w:tr w:rsidR="00332347" w:rsidRPr="00332347" w14:paraId="2CB6A743" w14:textId="77777777" w:rsidTr="00332347">
        <w:trPr>
          <w:trHeight w:val="1440"/>
        </w:trPr>
        <w:tc>
          <w:tcPr>
            <w:tcW w:w="805" w:type="dxa"/>
          </w:tcPr>
          <w:p w14:paraId="579214BA"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18B21E83" w14:textId="12E43356" w:rsidR="00332347" w:rsidRPr="0083478A" w:rsidRDefault="00332347" w:rsidP="008F68BF">
            <w:pPr>
              <w:rPr>
                <w:rFonts w:cs="Times New Roman"/>
                <w:bCs/>
                <w:sz w:val="26"/>
                <w:szCs w:val="26"/>
              </w:rPr>
            </w:pPr>
            <w:r w:rsidRPr="0083478A">
              <w:rPr>
                <w:rFonts w:cs="Times New Roman"/>
                <w:bCs/>
                <w:sz w:val="26"/>
                <w:szCs w:val="26"/>
              </w:rPr>
              <w:t xml:space="preserve">Tham mưu xây dựng, thẩm định và trình phê duyệt Kế hoạch khẩn nguy đối phó với hành vi can thiệp bất hợp pháp vào hoạt động hàng không dân dụng cho các cơ sở cung cấp dịch vụ bảo đảm hoạt hoạt động bay được thiết lập tại khu vực hạn chế của Tổng công ty; xây dựng biện pháp an ninh phòng ngừa từng khu vực hạn chế phù hợp với tình hình thực tế. </w:t>
            </w:r>
          </w:p>
        </w:tc>
        <w:tc>
          <w:tcPr>
            <w:tcW w:w="866" w:type="dxa"/>
            <w:noWrap/>
            <w:hideMark/>
          </w:tcPr>
          <w:p w14:paraId="044938AC"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080FD0FD"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61D13DB8" w14:textId="77777777" w:rsidR="00332347" w:rsidRPr="0083478A" w:rsidRDefault="00332347" w:rsidP="0083478A">
            <w:pPr>
              <w:jc w:val="center"/>
              <w:rPr>
                <w:rFonts w:cs="Times New Roman"/>
                <w:bCs/>
                <w:sz w:val="26"/>
                <w:szCs w:val="26"/>
              </w:rPr>
            </w:pPr>
          </w:p>
        </w:tc>
        <w:tc>
          <w:tcPr>
            <w:tcW w:w="1314" w:type="dxa"/>
            <w:noWrap/>
            <w:hideMark/>
          </w:tcPr>
          <w:p w14:paraId="3339A472" w14:textId="77777777" w:rsidR="00332347" w:rsidRPr="0083478A" w:rsidRDefault="00332347" w:rsidP="0083478A">
            <w:pPr>
              <w:jc w:val="center"/>
              <w:rPr>
                <w:rFonts w:cs="Times New Roman"/>
                <w:bCs/>
                <w:sz w:val="26"/>
                <w:szCs w:val="26"/>
              </w:rPr>
            </w:pPr>
          </w:p>
        </w:tc>
        <w:tc>
          <w:tcPr>
            <w:tcW w:w="968" w:type="dxa"/>
            <w:noWrap/>
            <w:hideMark/>
          </w:tcPr>
          <w:p w14:paraId="456672C5" w14:textId="77777777" w:rsidR="00332347" w:rsidRPr="0083478A" w:rsidRDefault="00332347" w:rsidP="0083478A">
            <w:pPr>
              <w:jc w:val="center"/>
              <w:rPr>
                <w:rFonts w:cs="Times New Roman"/>
                <w:bCs/>
                <w:sz w:val="26"/>
                <w:szCs w:val="26"/>
              </w:rPr>
            </w:pPr>
          </w:p>
        </w:tc>
        <w:tc>
          <w:tcPr>
            <w:tcW w:w="939" w:type="dxa"/>
            <w:noWrap/>
            <w:hideMark/>
          </w:tcPr>
          <w:p w14:paraId="064DC2BE" w14:textId="77777777" w:rsidR="00332347" w:rsidRPr="0083478A" w:rsidRDefault="00332347" w:rsidP="0083478A">
            <w:pPr>
              <w:jc w:val="center"/>
              <w:rPr>
                <w:rFonts w:cs="Times New Roman"/>
                <w:bCs/>
                <w:sz w:val="26"/>
                <w:szCs w:val="26"/>
              </w:rPr>
            </w:pPr>
          </w:p>
        </w:tc>
        <w:tc>
          <w:tcPr>
            <w:tcW w:w="808" w:type="dxa"/>
            <w:noWrap/>
            <w:hideMark/>
          </w:tcPr>
          <w:p w14:paraId="703497F6" w14:textId="77777777" w:rsidR="00332347" w:rsidRPr="0083478A" w:rsidRDefault="00332347" w:rsidP="0083478A">
            <w:pPr>
              <w:jc w:val="center"/>
              <w:rPr>
                <w:rFonts w:cs="Times New Roman"/>
                <w:bCs/>
                <w:sz w:val="26"/>
                <w:szCs w:val="26"/>
              </w:rPr>
            </w:pPr>
          </w:p>
        </w:tc>
      </w:tr>
      <w:tr w:rsidR="00332347" w:rsidRPr="00332347" w14:paraId="6355A4F9" w14:textId="77777777" w:rsidTr="00332347">
        <w:trPr>
          <w:trHeight w:val="1080"/>
        </w:trPr>
        <w:tc>
          <w:tcPr>
            <w:tcW w:w="805" w:type="dxa"/>
          </w:tcPr>
          <w:p w14:paraId="0AC51777"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763B8895" w14:textId="1A31FD0A" w:rsidR="00332347" w:rsidRPr="0083478A" w:rsidRDefault="00332347" w:rsidP="008F68BF">
            <w:pPr>
              <w:rPr>
                <w:rFonts w:cs="Times New Roman"/>
                <w:bCs/>
                <w:sz w:val="26"/>
                <w:szCs w:val="26"/>
              </w:rPr>
            </w:pPr>
            <w:r w:rsidRPr="0083478A">
              <w:rPr>
                <w:rFonts w:cs="Times New Roman"/>
                <w:bCs/>
                <w:sz w:val="26"/>
                <w:szCs w:val="26"/>
              </w:rPr>
              <w:t>Tham mưu, phối hợp đề nghị bổ sung các khu vực hạn chế của Tổng công ty vào Danh mục các mục tiêu quan trọng về chính trị, kinh tế, ngoại giao, khoa học - kỹ thuật, văn hóa, xã hội do lực lượng cảnh sát nhân dân có trách nhiệm vũ trang canh gác bảo vệ hoặc Danh mục các công trình trọng điểm liên quan đến ANQG.</w:t>
            </w:r>
          </w:p>
        </w:tc>
        <w:tc>
          <w:tcPr>
            <w:tcW w:w="866" w:type="dxa"/>
            <w:noWrap/>
            <w:hideMark/>
          </w:tcPr>
          <w:p w14:paraId="64F3B4C3" w14:textId="77777777" w:rsidR="00332347" w:rsidRPr="0083478A" w:rsidRDefault="00332347" w:rsidP="0083478A">
            <w:pPr>
              <w:jc w:val="center"/>
              <w:rPr>
                <w:rFonts w:cs="Times New Roman"/>
                <w:bCs/>
                <w:sz w:val="26"/>
                <w:szCs w:val="26"/>
              </w:rPr>
            </w:pPr>
          </w:p>
        </w:tc>
        <w:tc>
          <w:tcPr>
            <w:tcW w:w="968" w:type="dxa"/>
            <w:noWrap/>
            <w:hideMark/>
          </w:tcPr>
          <w:p w14:paraId="746A87C2"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2" w:type="dxa"/>
            <w:noWrap/>
            <w:hideMark/>
          </w:tcPr>
          <w:p w14:paraId="35E72566" w14:textId="77777777" w:rsidR="00332347" w:rsidRPr="0083478A" w:rsidRDefault="00332347" w:rsidP="0083478A">
            <w:pPr>
              <w:jc w:val="center"/>
              <w:rPr>
                <w:rFonts w:cs="Times New Roman"/>
                <w:bCs/>
                <w:sz w:val="26"/>
                <w:szCs w:val="26"/>
              </w:rPr>
            </w:pPr>
          </w:p>
        </w:tc>
        <w:tc>
          <w:tcPr>
            <w:tcW w:w="1314" w:type="dxa"/>
            <w:noWrap/>
            <w:hideMark/>
          </w:tcPr>
          <w:p w14:paraId="7F9280B5"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3260AAF9" w14:textId="77777777" w:rsidR="00332347" w:rsidRPr="0083478A" w:rsidRDefault="00332347" w:rsidP="0083478A">
            <w:pPr>
              <w:jc w:val="center"/>
              <w:rPr>
                <w:rFonts w:cs="Times New Roman"/>
                <w:bCs/>
                <w:sz w:val="26"/>
                <w:szCs w:val="26"/>
              </w:rPr>
            </w:pPr>
          </w:p>
        </w:tc>
        <w:tc>
          <w:tcPr>
            <w:tcW w:w="939" w:type="dxa"/>
            <w:noWrap/>
            <w:hideMark/>
          </w:tcPr>
          <w:p w14:paraId="418BD8D1" w14:textId="77777777" w:rsidR="00332347" w:rsidRPr="0083478A" w:rsidRDefault="00332347" w:rsidP="0083478A">
            <w:pPr>
              <w:jc w:val="center"/>
              <w:rPr>
                <w:rFonts w:cs="Times New Roman"/>
                <w:bCs/>
                <w:sz w:val="26"/>
                <w:szCs w:val="26"/>
              </w:rPr>
            </w:pPr>
          </w:p>
        </w:tc>
        <w:tc>
          <w:tcPr>
            <w:tcW w:w="808" w:type="dxa"/>
            <w:noWrap/>
            <w:hideMark/>
          </w:tcPr>
          <w:p w14:paraId="2D0992E8" w14:textId="77777777" w:rsidR="00332347" w:rsidRPr="0083478A" w:rsidRDefault="00332347" w:rsidP="0083478A">
            <w:pPr>
              <w:jc w:val="center"/>
              <w:rPr>
                <w:rFonts w:cs="Times New Roman"/>
                <w:bCs/>
                <w:sz w:val="26"/>
                <w:szCs w:val="26"/>
              </w:rPr>
            </w:pPr>
          </w:p>
        </w:tc>
      </w:tr>
      <w:tr w:rsidR="00332347" w:rsidRPr="00332347" w14:paraId="4E8FB1BC" w14:textId="77777777" w:rsidTr="00332347">
        <w:trPr>
          <w:trHeight w:val="1440"/>
        </w:trPr>
        <w:tc>
          <w:tcPr>
            <w:tcW w:w="805" w:type="dxa"/>
          </w:tcPr>
          <w:p w14:paraId="202EA5A4"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67A6C45D" w14:textId="4621F7DD" w:rsidR="00332347" w:rsidRPr="0083478A" w:rsidRDefault="00332347" w:rsidP="008F68BF">
            <w:pPr>
              <w:rPr>
                <w:rFonts w:cs="Times New Roman"/>
                <w:bCs/>
                <w:sz w:val="26"/>
                <w:szCs w:val="26"/>
              </w:rPr>
            </w:pPr>
            <w:r w:rsidRPr="0083478A">
              <w:rPr>
                <w:rFonts w:cs="Times New Roman"/>
                <w:bCs/>
                <w:sz w:val="26"/>
                <w:szCs w:val="26"/>
              </w:rPr>
              <w:t xml:space="preserve">Kiểm tra, đánh giá, thẩm định trình hồ sơ bổ nhiệm và cấp thẻ giám sát viên ANHK nội bộ của Tổng công ty; cấp thẻ, giấy phép kiểm soát an ninh nội bộ của Tổng công ty đối với các đối tượng thuộc thẩm quyền thẩm định của Ban ANHK; đề nghị Cục Hàng không Việt Nam cấp thẻ kiểm soát an ninh cảng hàng </w:t>
            </w:r>
            <w:r w:rsidRPr="0083478A">
              <w:rPr>
                <w:rFonts w:cs="Times New Roman"/>
                <w:bCs/>
                <w:sz w:val="26"/>
                <w:szCs w:val="26"/>
              </w:rPr>
              <w:lastRenderedPageBreak/>
              <w:t>không, sân bay đối với Khối cơ quan Tổng công ty và các đơn vị chưa là pháp nhân, chưa có con dấu riêng.</w:t>
            </w:r>
          </w:p>
        </w:tc>
        <w:tc>
          <w:tcPr>
            <w:tcW w:w="866" w:type="dxa"/>
            <w:noWrap/>
            <w:hideMark/>
          </w:tcPr>
          <w:p w14:paraId="03C810CF" w14:textId="77777777" w:rsidR="00332347" w:rsidRPr="0083478A" w:rsidRDefault="00332347" w:rsidP="0083478A">
            <w:pPr>
              <w:jc w:val="center"/>
              <w:rPr>
                <w:rFonts w:cs="Times New Roman"/>
                <w:bCs/>
                <w:sz w:val="26"/>
                <w:szCs w:val="26"/>
              </w:rPr>
            </w:pPr>
            <w:r w:rsidRPr="0083478A">
              <w:rPr>
                <w:rFonts w:cs="Times New Roman"/>
                <w:bCs/>
                <w:sz w:val="26"/>
                <w:szCs w:val="26"/>
              </w:rPr>
              <w:lastRenderedPageBreak/>
              <w:t>C</w:t>
            </w:r>
          </w:p>
        </w:tc>
        <w:tc>
          <w:tcPr>
            <w:tcW w:w="968" w:type="dxa"/>
            <w:noWrap/>
            <w:hideMark/>
          </w:tcPr>
          <w:p w14:paraId="2D3993B1"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14E3B383" w14:textId="77777777" w:rsidR="00332347" w:rsidRPr="0083478A" w:rsidRDefault="00332347" w:rsidP="0083478A">
            <w:pPr>
              <w:jc w:val="center"/>
              <w:rPr>
                <w:rFonts w:cs="Times New Roman"/>
                <w:bCs/>
                <w:sz w:val="26"/>
                <w:szCs w:val="26"/>
              </w:rPr>
            </w:pPr>
          </w:p>
        </w:tc>
        <w:tc>
          <w:tcPr>
            <w:tcW w:w="1314" w:type="dxa"/>
            <w:noWrap/>
            <w:hideMark/>
          </w:tcPr>
          <w:p w14:paraId="7E6A63A1" w14:textId="77777777" w:rsidR="00332347" w:rsidRPr="0083478A" w:rsidRDefault="00332347" w:rsidP="0083478A">
            <w:pPr>
              <w:jc w:val="center"/>
              <w:rPr>
                <w:rFonts w:cs="Times New Roman"/>
                <w:bCs/>
                <w:sz w:val="26"/>
                <w:szCs w:val="26"/>
              </w:rPr>
            </w:pPr>
          </w:p>
        </w:tc>
        <w:tc>
          <w:tcPr>
            <w:tcW w:w="968" w:type="dxa"/>
            <w:noWrap/>
            <w:hideMark/>
          </w:tcPr>
          <w:p w14:paraId="527D1CC9" w14:textId="77777777" w:rsidR="00332347" w:rsidRPr="0083478A" w:rsidRDefault="00332347" w:rsidP="0083478A">
            <w:pPr>
              <w:jc w:val="center"/>
              <w:rPr>
                <w:rFonts w:cs="Times New Roman"/>
                <w:bCs/>
                <w:sz w:val="26"/>
                <w:szCs w:val="26"/>
              </w:rPr>
            </w:pPr>
          </w:p>
        </w:tc>
        <w:tc>
          <w:tcPr>
            <w:tcW w:w="939" w:type="dxa"/>
            <w:noWrap/>
            <w:hideMark/>
          </w:tcPr>
          <w:p w14:paraId="24C62A41" w14:textId="77777777" w:rsidR="00332347" w:rsidRPr="0083478A" w:rsidRDefault="00332347" w:rsidP="0083478A">
            <w:pPr>
              <w:jc w:val="center"/>
              <w:rPr>
                <w:rFonts w:cs="Times New Roman"/>
                <w:bCs/>
                <w:sz w:val="26"/>
                <w:szCs w:val="26"/>
              </w:rPr>
            </w:pPr>
          </w:p>
        </w:tc>
        <w:tc>
          <w:tcPr>
            <w:tcW w:w="808" w:type="dxa"/>
            <w:noWrap/>
            <w:hideMark/>
          </w:tcPr>
          <w:p w14:paraId="614FD448" w14:textId="77777777" w:rsidR="00332347" w:rsidRPr="0083478A" w:rsidRDefault="00332347" w:rsidP="0083478A">
            <w:pPr>
              <w:jc w:val="center"/>
              <w:rPr>
                <w:rFonts w:cs="Times New Roman"/>
                <w:bCs/>
                <w:sz w:val="26"/>
                <w:szCs w:val="26"/>
              </w:rPr>
            </w:pPr>
          </w:p>
        </w:tc>
      </w:tr>
      <w:tr w:rsidR="00332347" w:rsidRPr="00332347" w14:paraId="04EA5A26" w14:textId="77777777" w:rsidTr="00332347">
        <w:trPr>
          <w:trHeight w:val="360"/>
        </w:trPr>
        <w:tc>
          <w:tcPr>
            <w:tcW w:w="805" w:type="dxa"/>
          </w:tcPr>
          <w:p w14:paraId="501B5CAE"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79A2627E" w14:textId="38953B94" w:rsidR="00332347" w:rsidRPr="0083478A" w:rsidRDefault="00332347" w:rsidP="008F68BF">
            <w:pPr>
              <w:rPr>
                <w:rFonts w:cs="Times New Roman"/>
                <w:bCs/>
                <w:sz w:val="26"/>
                <w:szCs w:val="26"/>
              </w:rPr>
            </w:pPr>
            <w:r w:rsidRPr="0083478A">
              <w:rPr>
                <w:rFonts w:cs="Times New Roman"/>
                <w:bCs/>
                <w:sz w:val="26"/>
                <w:szCs w:val="26"/>
              </w:rPr>
              <w:t>Thực hiện nhiệm vụ của cơ quan thường trực của Tiểu ban Chỉ đạo phòng, chống khủng bố.</w:t>
            </w:r>
          </w:p>
        </w:tc>
        <w:tc>
          <w:tcPr>
            <w:tcW w:w="866" w:type="dxa"/>
            <w:noWrap/>
            <w:hideMark/>
          </w:tcPr>
          <w:p w14:paraId="65A97CDF" w14:textId="77777777" w:rsidR="00332347" w:rsidRPr="0083478A" w:rsidRDefault="00332347" w:rsidP="0083478A">
            <w:pPr>
              <w:jc w:val="center"/>
              <w:rPr>
                <w:rFonts w:cs="Times New Roman"/>
                <w:bCs/>
                <w:sz w:val="26"/>
                <w:szCs w:val="26"/>
              </w:rPr>
            </w:pPr>
          </w:p>
        </w:tc>
        <w:tc>
          <w:tcPr>
            <w:tcW w:w="968" w:type="dxa"/>
            <w:noWrap/>
            <w:hideMark/>
          </w:tcPr>
          <w:p w14:paraId="32287604" w14:textId="77777777" w:rsidR="00332347" w:rsidRPr="0083478A" w:rsidRDefault="00332347" w:rsidP="0083478A">
            <w:pPr>
              <w:jc w:val="center"/>
              <w:rPr>
                <w:rFonts w:cs="Times New Roman"/>
                <w:bCs/>
                <w:sz w:val="26"/>
                <w:szCs w:val="26"/>
              </w:rPr>
            </w:pPr>
          </w:p>
        </w:tc>
        <w:tc>
          <w:tcPr>
            <w:tcW w:w="932" w:type="dxa"/>
            <w:noWrap/>
            <w:hideMark/>
          </w:tcPr>
          <w:p w14:paraId="55444CB8"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1314" w:type="dxa"/>
            <w:noWrap/>
            <w:hideMark/>
          </w:tcPr>
          <w:p w14:paraId="384023CF"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0FAA846F" w14:textId="77777777" w:rsidR="00332347" w:rsidRPr="0083478A" w:rsidRDefault="00332347" w:rsidP="0083478A">
            <w:pPr>
              <w:jc w:val="center"/>
              <w:rPr>
                <w:rFonts w:cs="Times New Roman"/>
                <w:bCs/>
                <w:sz w:val="26"/>
                <w:szCs w:val="26"/>
              </w:rPr>
            </w:pPr>
          </w:p>
        </w:tc>
        <w:tc>
          <w:tcPr>
            <w:tcW w:w="939" w:type="dxa"/>
            <w:noWrap/>
            <w:hideMark/>
          </w:tcPr>
          <w:p w14:paraId="1BA74DB3" w14:textId="77777777" w:rsidR="00332347" w:rsidRPr="0083478A" w:rsidRDefault="00332347" w:rsidP="0083478A">
            <w:pPr>
              <w:jc w:val="center"/>
              <w:rPr>
                <w:rFonts w:cs="Times New Roman"/>
                <w:bCs/>
                <w:sz w:val="26"/>
                <w:szCs w:val="26"/>
              </w:rPr>
            </w:pPr>
          </w:p>
        </w:tc>
        <w:tc>
          <w:tcPr>
            <w:tcW w:w="808" w:type="dxa"/>
            <w:noWrap/>
            <w:hideMark/>
          </w:tcPr>
          <w:p w14:paraId="7C5C886B" w14:textId="77777777" w:rsidR="00332347" w:rsidRPr="0083478A" w:rsidRDefault="00332347" w:rsidP="0083478A">
            <w:pPr>
              <w:jc w:val="center"/>
              <w:rPr>
                <w:rFonts w:cs="Times New Roman"/>
                <w:bCs/>
                <w:sz w:val="26"/>
                <w:szCs w:val="26"/>
              </w:rPr>
            </w:pPr>
          </w:p>
        </w:tc>
      </w:tr>
      <w:tr w:rsidR="00332347" w:rsidRPr="00332347" w14:paraId="26DF4BC9" w14:textId="77777777" w:rsidTr="00332347">
        <w:trPr>
          <w:trHeight w:val="360"/>
        </w:trPr>
        <w:tc>
          <w:tcPr>
            <w:tcW w:w="805" w:type="dxa"/>
          </w:tcPr>
          <w:p w14:paraId="7B6EFD66"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2D911F39" w14:textId="44BF56BA" w:rsidR="00332347" w:rsidRPr="0083478A" w:rsidRDefault="00332347" w:rsidP="008F68BF">
            <w:pPr>
              <w:rPr>
                <w:rFonts w:cs="Times New Roman"/>
                <w:bCs/>
                <w:sz w:val="26"/>
                <w:szCs w:val="26"/>
              </w:rPr>
            </w:pPr>
            <w:r w:rsidRPr="0083478A">
              <w:rPr>
                <w:rFonts w:cs="Times New Roman"/>
                <w:bCs/>
                <w:sz w:val="26"/>
                <w:szCs w:val="26"/>
              </w:rPr>
              <w:t>Thẩm định hồ sơ các dự án đầu tư xây dựng công trình, mua sắm trang thiết bị ANHK.</w:t>
            </w:r>
          </w:p>
        </w:tc>
        <w:tc>
          <w:tcPr>
            <w:tcW w:w="866" w:type="dxa"/>
            <w:noWrap/>
            <w:hideMark/>
          </w:tcPr>
          <w:p w14:paraId="3367A91F" w14:textId="77777777" w:rsidR="00332347" w:rsidRPr="0083478A" w:rsidRDefault="00332347" w:rsidP="0083478A">
            <w:pPr>
              <w:jc w:val="center"/>
              <w:rPr>
                <w:rFonts w:cs="Times New Roman"/>
                <w:bCs/>
                <w:sz w:val="26"/>
                <w:szCs w:val="26"/>
              </w:rPr>
            </w:pPr>
          </w:p>
        </w:tc>
        <w:tc>
          <w:tcPr>
            <w:tcW w:w="968" w:type="dxa"/>
            <w:noWrap/>
            <w:hideMark/>
          </w:tcPr>
          <w:p w14:paraId="2ACFD4D1"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2" w:type="dxa"/>
            <w:noWrap/>
            <w:hideMark/>
          </w:tcPr>
          <w:p w14:paraId="02242581" w14:textId="77777777" w:rsidR="00332347" w:rsidRPr="0083478A" w:rsidRDefault="00332347" w:rsidP="0083478A">
            <w:pPr>
              <w:jc w:val="center"/>
              <w:rPr>
                <w:rFonts w:cs="Times New Roman"/>
                <w:bCs/>
                <w:sz w:val="26"/>
                <w:szCs w:val="26"/>
              </w:rPr>
            </w:pPr>
          </w:p>
        </w:tc>
        <w:tc>
          <w:tcPr>
            <w:tcW w:w="1314" w:type="dxa"/>
            <w:noWrap/>
            <w:hideMark/>
          </w:tcPr>
          <w:p w14:paraId="3FBF7598"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2F0F16BF" w14:textId="77777777" w:rsidR="00332347" w:rsidRPr="0083478A" w:rsidRDefault="00332347" w:rsidP="0083478A">
            <w:pPr>
              <w:jc w:val="center"/>
              <w:rPr>
                <w:rFonts w:cs="Times New Roman"/>
                <w:bCs/>
                <w:sz w:val="26"/>
                <w:szCs w:val="26"/>
              </w:rPr>
            </w:pPr>
          </w:p>
        </w:tc>
        <w:tc>
          <w:tcPr>
            <w:tcW w:w="939" w:type="dxa"/>
            <w:noWrap/>
            <w:hideMark/>
          </w:tcPr>
          <w:p w14:paraId="70E875A6" w14:textId="77777777" w:rsidR="00332347" w:rsidRPr="0083478A" w:rsidRDefault="00332347" w:rsidP="0083478A">
            <w:pPr>
              <w:jc w:val="center"/>
              <w:rPr>
                <w:rFonts w:cs="Times New Roman"/>
                <w:bCs/>
                <w:sz w:val="26"/>
                <w:szCs w:val="26"/>
              </w:rPr>
            </w:pPr>
          </w:p>
        </w:tc>
        <w:tc>
          <w:tcPr>
            <w:tcW w:w="808" w:type="dxa"/>
            <w:noWrap/>
            <w:hideMark/>
          </w:tcPr>
          <w:p w14:paraId="20F66076" w14:textId="77777777" w:rsidR="00332347" w:rsidRPr="0083478A" w:rsidRDefault="00332347" w:rsidP="0083478A">
            <w:pPr>
              <w:jc w:val="center"/>
              <w:rPr>
                <w:rFonts w:cs="Times New Roman"/>
                <w:bCs/>
                <w:sz w:val="26"/>
                <w:szCs w:val="26"/>
              </w:rPr>
            </w:pPr>
          </w:p>
        </w:tc>
      </w:tr>
      <w:tr w:rsidR="00332347" w:rsidRPr="00332347" w14:paraId="191D74EB" w14:textId="77777777" w:rsidTr="00332347">
        <w:trPr>
          <w:trHeight w:val="360"/>
        </w:trPr>
        <w:tc>
          <w:tcPr>
            <w:tcW w:w="805" w:type="dxa"/>
          </w:tcPr>
          <w:p w14:paraId="46F56AB8"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5F6B2B58" w14:textId="6BFC3E78" w:rsidR="00332347" w:rsidRPr="0083478A" w:rsidRDefault="00332347" w:rsidP="008F68BF">
            <w:pPr>
              <w:rPr>
                <w:rFonts w:cs="Times New Roman"/>
                <w:bCs/>
                <w:sz w:val="26"/>
                <w:szCs w:val="26"/>
              </w:rPr>
            </w:pPr>
            <w:r w:rsidRPr="0083478A">
              <w:rPr>
                <w:rFonts w:cs="Times New Roman"/>
                <w:bCs/>
                <w:sz w:val="26"/>
                <w:szCs w:val="26"/>
              </w:rPr>
              <w:t>Xây dựng và phát triển văn hóa an ninh hàng không trong Tổng công ty.</w:t>
            </w:r>
          </w:p>
        </w:tc>
        <w:tc>
          <w:tcPr>
            <w:tcW w:w="866" w:type="dxa"/>
            <w:noWrap/>
            <w:hideMark/>
          </w:tcPr>
          <w:p w14:paraId="2D6ABA31" w14:textId="77777777" w:rsidR="00332347" w:rsidRPr="0083478A" w:rsidRDefault="00332347" w:rsidP="0083478A">
            <w:pPr>
              <w:jc w:val="center"/>
              <w:rPr>
                <w:rFonts w:cs="Times New Roman"/>
                <w:bCs/>
                <w:sz w:val="26"/>
                <w:szCs w:val="26"/>
              </w:rPr>
            </w:pPr>
          </w:p>
        </w:tc>
        <w:tc>
          <w:tcPr>
            <w:tcW w:w="968" w:type="dxa"/>
            <w:noWrap/>
            <w:hideMark/>
          </w:tcPr>
          <w:p w14:paraId="7275C0DD" w14:textId="77777777" w:rsidR="00332347" w:rsidRPr="0083478A" w:rsidRDefault="00332347" w:rsidP="0083478A">
            <w:pPr>
              <w:jc w:val="center"/>
              <w:rPr>
                <w:rFonts w:cs="Times New Roman"/>
                <w:bCs/>
                <w:sz w:val="26"/>
                <w:szCs w:val="26"/>
              </w:rPr>
            </w:pPr>
          </w:p>
        </w:tc>
        <w:tc>
          <w:tcPr>
            <w:tcW w:w="932" w:type="dxa"/>
            <w:noWrap/>
            <w:hideMark/>
          </w:tcPr>
          <w:p w14:paraId="2A74E109"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1314" w:type="dxa"/>
            <w:noWrap/>
            <w:hideMark/>
          </w:tcPr>
          <w:p w14:paraId="60E9EEC2"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0979762D" w14:textId="77777777" w:rsidR="00332347" w:rsidRPr="0083478A" w:rsidRDefault="00332347" w:rsidP="0083478A">
            <w:pPr>
              <w:jc w:val="center"/>
              <w:rPr>
                <w:rFonts w:cs="Times New Roman"/>
                <w:bCs/>
                <w:sz w:val="26"/>
                <w:szCs w:val="26"/>
              </w:rPr>
            </w:pPr>
          </w:p>
        </w:tc>
        <w:tc>
          <w:tcPr>
            <w:tcW w:w="939" w:type="dxa"/>
            <w:noWrap/>
            <w:hideMark/>
          </w:tcPr>
          <w:p w14:paraId="13B74CD4" w14:textId="77777777" w:rsidR="00332347" w:rsidRPr="0083478A" w:rsidRDefault="00332347" w:rsidP="0083478A">
            <w:pPr>
              <w:jc w:val="center"/>
              <w:rPr>
                <w:rFonts w:cs="Times New Roman"/>
                <w:bCs/>
                <w:sz w:val="26"/>
                <w:szCs w:val="26"/>
              </w:rPr>
            </w:pPr>
          </w:p>
        </w:tc>
        <w:tc>
          <w:tcPr>
            <w:tcW w:w="808" w:type="dxa"/>
            <w:noWrap/>
            <w:hideMark/>
          </w:tcPr>
          <w:p w14:paraId="7A0B287E" w14:textId="77777777" w:rsidR="00332347" w:rsidRPr="0083478A" w:rsidRDefault="00332347" w:rsidP="0083478A">
            <w:pPr>
              <w:jc w:val="center"/>
              <w:rPr>
                <w:rFonts w:cs="Times New Roman"/>
                <w:bCs/>
                <w:sz w:val="26"/>
                <w:szCs w:val="26"/>
              </w:rPr>
            </w:pPr>
          </w:p>
        </w:tc>
      </w:tr>
      <w:tr w:rsidR="00332347" w:rsidRPr="00332347" w14:paraId="2AA95729" w14:textId="77777777" w:rsidTr="00332347">
        <w:trPr>
          <w:trHeight w:val="360"/>
        </w:trPr>
        <w:tc>
          <w:tcPr>
            <w:tcW w:w="805" w:type="dxa"/>
          </w:tcPr>
          <w:p w14:paraId="73EA8B97"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1A1B1AB0" w14:textId="500BE8B0" w:rsidR="00332347" w:rsidRPr="0083478A" w:rsidRDefault="00332347" w:rsidP="008F68BF">
            <w:pPr>
              <w:rPr>
                <w:rFonts w:cs="Times New Roman"/>
                <w:bCs/>
                <w:sz w:val="26"/>
                <w:szCs w:val="26"/>
              </w:rPr>
            </w:pPr>
            <w:r w:rsidRPr="0083478A">
              <w:rPr>
                <w:rFonts w:cs="Times New Roman"/>
                <w:bCs/>
                <w:sz w:val="26"/>
                <w:szCs w:val="26"/>
              </w:rPr>
              <w:t>Triển khai thực hiện các hội nghị, hội thảo của Ban được giao chủ trì hoặc phối hợp.</w:t>
            </w:r>
          </w:p>
        </w:tc>
        <w:tc>
          <w:tcPr>
            <w:tcW w:w="866" w:type="dxa"/>
            <w:noWrap/>
            <w:hideMark/>
          </w:tcPr>
          <w:p w14:paraId="1CDB9813"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2F65C4FB"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6E428DDF" w14:textId="77777777" w:rsidR="00332347" w:rsidRPr="0083478A" w:rsidRDefault="00332347" w:rsidP="0083478A">
            <w:pPr>
              <w:jc w:val="center"/>
              <w:rPr>
                <w:rFonts w:cs="Times New Roman"/>
                <w:bCs/>
                <w:sz w:val="26"/>
                <w:szCs w:val="26"/>
              </w:rPr>
            </w:pPr>
          </w:p>
        </w:tc>
        <w:tc>
          <w:tcPr>
            <w:tcW w:w="1314" w:type="dxa"/>
            <w:noWrap/>
            <w:hideMark/>
          </w:tcPr>
          <w:p w14:paraId="0A49A92A" w14:textId="77777777" w:rsidR="00332347" w:rsidRPr="0083478A" w:rsidRDefault="00332347" w:rsidP="0083478A">
            <w:pPr>
              <w:jc w:val="center"/>
              <w:rPr>
                <w:rFonts w:cs="Times New Roman"/>
                <w:bCs/>
                <w:sz w:val="26"/>
                <w:szCs w:val="26"/>
              </w:rPr>
            </w:pPr>
          </w:p>
        </w:tc>
        <w:tc>
          <w:tcPr>
            <w:tcW w:w="968" w:type="dxa"/>
            <w:noWrap/>
            <w:hideMark/>
          </w:tcPr>
          <w:p w14:paraId="46EB5B31" w14:textId="77777777" w:rsidR="00332347" w:rsidRPr="0083478A" w:rsidRDefault="00332347" w:rsidP="0083478A">
            <w:pPr>
              <w:jc w:val="center"/>
              <w:rPr>
                <w:rFonts w:cs="Times New Roman"/>
                <w:bCs/>
                <w:sz w:val="26"/>
                <w:szCs w:val="26"/>
              </w:rPr>
            </w:pPr>
          </w:p>
        </w:tc>
        <w:tc>
          <w:tcPr>
            <w:tcW w:w="939" w:type="dxa"/>
            <w:noWrap/>
            <w:hideMark/>
          </w:tcPr>
          <w:p w14:paraId="4E1643B6" w14:textId="77777777" w:rsidR="00332347" w:rsidRPr="0083478A" w:rsidRDefault="00332347" w:rsidP="0083478A">
            <w:pPr>
              <w:jc w:val="center"/>
              <w:rPr>
                <w:rFonts w:cs="Times New Roman"/>
                <w:bCs/>
                <w:sz w:val="26"/>
                <w:szCs w:val="26"/>
              </w:rPr>
            </w:pPr>
          </w:p>
        </w:tc>
        <w:tc>
          <w:tcPr>
            <w:tcW w:w="808" w:type="dxa"/>
            <w:noWrap/>
            <w:hideMark/>
          </w:tcPr>
          <w:p w14:paraId="47307FF3" w14:textId="77777777" w:rsidR="00332347" w:rsidRPr="0083478A" w:rsidRDefault="00332347" w:rsidP="0083478A">
            <w:pPr>
              <w:jc w:val="center"/>
              <w:rPr>
                <w:rFonts w:cs="Times New Roman"/>
                <w:bCs/>
                <w:sz w:val="26"/>
                <w:szCs w:val="26"/>
              </w:rPr>
            </w:pPr>
          </w:p>
        </w:tc>
      </w:tr>
      <w:tr w:rsidR="00332347" w:rsidRPr="00332347" w14:paraId="34F85D10" w14:textId="77777777" w:rsidTr="00332347">
        <w:trPr>
          <w:trHeight w:val="360"/>
        </w:trPr>
        <w:tc>
          <w:tcPr>
            <w:tcW w:w="805" w:type="dxa"/>
          </w:tcPr>
          <w:p w14:paraId="1F458CE0"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3D81771E" w14:textId="07FA1007" w:rsidR="00332347" w:rsidRPr="0083478A" w:rsidRDefault="00332347" w:rsidP="008F68BF">
            <w:pPr>
              <w:rPr>
                <w:rFonts w:cs="Times New Roman"/>
                <w:bCs/>
                <w:sz w:val="26"/>
                <w:szCs w:val="26"/>
              </w:rPr>
            </w:pPr>
            <w:r w:rsidRPr="0083478A">
              <w:rPr>
                <w:rFonts w:cs="Times New Roman"/>
                <w:bCs/>
                <w:sz w:val="26"/>
                <w:szCs w:val="26"/>
              </w:rPr>
              <w:t xml:space="preserve"> Đề xuất mô hình tổ chức; kiện toàn mô hình tổ chức về ANHK của cơ quan, đơn vị.</w:t>
            </w:r>
          </w:p>
        </w:tc>
        <w:tc>
          <w:tcPr>
            <w:tcW w:w="866" w:type="dxa"/>
            <w:noWrap/>
            <w:hideMark/>
          </w:tcPr>
          <w:p w14:paraId="2AC38EB8" w14:textId="77777777" w:rsidR="00332347" w:rsidRPr="0083478A" w:rsidRDefault="00332347" w:rsidP="0083478A">
            <w:pPr>
              <w:jc w:val="center"/>
              <w:rPr>
                <w:rFonts w:cs="Times New Roman"/>
                <w:bCs/>
                <w:sz w:val="26"/>
                <w:szCs w:val="26"/>
              </w:rPr>
            </w:pPr>
          </w:p>
        </w:tc>
        <w:tc>
          <w:tcPr>
            <w:tcW w:w="968" w:type="dxa"/>
            <w:noWrap/>
            <w:hideMark/>
          </w:tcPr>
          <w:p w14:paraId="2B46F400"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5C0B5E98"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1314" w:type="dxa"/>
            <w:noWrap/>
            <w:hideMark/>
          </w:tcPr>
          <w:p w14:paraId="3B38C8B5" w14:textId="77777777" w:rsidR="00332347" w:rsidRPr="0083478A" w:rsidRDefault="00332347" w:rsidP="0083478A">
            <w:pPr>
              <w:jc w:val="center"/>
              <w:rPr>
                <w:rFonts w:cs="Times New Roman"/>
                <w:bCs/>
                <w:sz w:val="26"/>
                <w:szCs w:val="26"/>
              </w:rPr>
            </w:pPr>
          </w:p>
        </w:tc>
        <w:tc>
          <w:tcPr>
            <w:tcW w:w="968" w:type="dxa"/>
            <w:noWrap/>
            <w:hideMark/>
          </w:tcPr>
          <w:p w14:paraId="0C789948" w14:textId="77777777" w:rsidR="00332347" w:rsidRPr="0083478A" w:rsidRDefault="00332347" w:rsidP="0083478A">
            <w:pPr>
              <w:jc w:val="center"/>
              <w:rPr>
                <w:rFonts w:cs="Times New Roman"/>
                <w:bCs/>
                <w:sz w:val="26"/>
                <w:szCs w:val="26"/>
              </w:rPr>
            </w:pPr>
          </w:p>
        </w:tc>
        <w:tc>
          <w:tcPr>
            <w:tcW w:w="939" w:type="dxa"/>
            <w:noWrap/>
            <w:hideMark/>
          </w:tcPr>
          <w:p w14:paraId="099D0440" w14:textId="77777777" w:rsidR="00332347" w:rsidRPr="0083478A" w:rsidRDefault="00332347" w:rsidP="0083478A">
            <w:pPr>
              <w:jc w:val="center"/>
              <w:rPr>
                <w:rFonts w:cs="Times New Roman"/>
                <w:bCs/>
                <w:sz w:val="26"/>
                <w:szCs w:val="26"/>
              </w:rPr>
            </w:pPr>
          </w:p>
        </w:tc>
        <w:tc>
          <w:tcPr>
            <w:tcW w:w="808" w:type="dxa"/>
            <w:noWrap/>
            <w:hideMark/>
          </w:tcPr>
          <w:p w14:paraId="67B8BB5A" w14:textId="77777777" w:rsidR="00332347" w:rsidRPr="0083478A" w:rsidRDefault="00332347" w:rsidP="0083478A">
            <w:pPr>
              <w:jc w:val="center"/>
              <w:rPr>
                <w:rFonts w:cs="Times New Roman"/>
                <w:bCs/>
                <w:sz w:val="26"/>
                <w:szCs w:val="26"/>
              </w:rPr>
            </w:pPr>
          </w:p>
        </w:tc>
      </w:tr>
      <w:tr w:rsidR="00332347" w:rsidRPr="00332347" w14:paraId="14DD6DDA" w14:textId="77777777" w:rsidTr="00332347">
        <w:trPr>
          <w:trHeight w:val="360"/>
        </w:trPr>
        <w:tc>
          <w:tcPr>
            <w:tcW w:w="805" w:type="dxa"/>
          </w:tcPr>
          <w:p w14:paraId="33F3F265"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371701D5" w14:textId="4A3A26EB" w:rsidR="00332347" w:rsidRPr="0083478A" w:rsidRDefault="00332347" w:rsidP="008F68BF">
            <w:pPr>
              <w:rPr>
                <w:rFonts w:cs="Times New Roman"/>
                <w:bCs/>
                <w:sz w:val="26"/>
                <w:szCs w:val="26"/>
              </w:rPr>
            </w:pPr>
            <w:r w:rsidRPr="0083478A">
              <w:rPr>
                <w:rFonts w:cs="Times New Roman"/>
                <w:bCs/>
                <w:sz w:val="26"/>
                <w:szCs w:val="26"/>
              </w:rPr>
              <w:t>Tổ chức thực hiện và phổ biến các văn bản, quy định mới của Nhà nước, các tổ chức quốc tế về lĩnh vực ANHK.</w:t>
            </w:r>
          </w:p>
        </w:tc>
        <w:tc>
          <w:tcPr>
            <w:tcW w:w="866" w:type="dxa"/>
            <w:noWrap/>
            <w:hideMark/>
          </w:tcPr>
          <w:p w14:paraId="08AE2C1D" w14:textId="77777777" w:rsidR="00332347" w:rsidRPr="0083478A" w:rsidRDefault="00332347" w:rsidP="0083478A">
            <w:pPr>
              <w:jc w:val="center"/>
              <w:rPr>
                <w:rFonts w:cs="Times New Roman"/>
                <w:bCs/>
                <w:sz w:val="26"/>
                <w:szCs w:val="26"/>
              </w:rPr>
            </w:pPr>
          </w:p>
        </w:tc>
        <w:tc>
          <w:tcPr>
            <w:tcW w:w="968" w:type="dxa"/>
            <w:noWrap/>
            <w:hideMark/>
          </w:tcPr>
          <w:p w14:paraId="1CDEFEF2"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31E75C69"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1314" w:type="dxa"/>
            <w:noWrap/>
            <w:hideMark/>
          </w:tcPr>
          <w:p w14:paraId="13D10176" w14:textId="77777777" w:rsidR="00332347" w:rsidRPr="0083478A" w:rsidRDefault="00332347" w:rsidP="0083478A">
            <w:pPr>
              <w:jc w:val="center"/>
              <w:rPr>
                <w:rFonts w:cs="Times New Roman"/>
                <w:bCs/>
                <w:sz w:val="26"/>
                <w:szCs w:val="26"/>
              </w:rPr>
            </w:pPr>
          </w:p>
        </w:tc>
        <w:tc>
          <w:tcPr>
            <w:tcW w:w="968" w:type="dxa"/>
            <w:noWrap/>
            <w:hideMark/>
          </w:tcPr>
          <w:p w14:paraId="5431D320" w14:textId="77777777" w:rsidR="00332347" w:rsidRPr="0083478A" w:rsidRDefault="00332347" w:rsidP="0083478A">
            <w:pPr>
              <w:jc w:val="center"/>
              <w:rPr>
                <w:rFonts w:cs="Times New Roman"/>
                <w:bCs/>
                <w:sz w:val="26"/>
                <w:szCs w:val="26"/>
              </w:rPr>
            </w:pPr>
          </w:p>
        </w:tc>
        <w:tc>
          <w:tcPr>
            <w:tcW w:w="939" w:type="dxa"/>
            <w:noWrap/>
            <w:hideMark/>
          </w:tcPr>
          <w:p w14:paraId="167D4280" w14:textId="77777777" w:rsidR="00332347" w:rsidRPr="0083478A" w:rsidRDefault="00332347" w:rsidP="0083478A">
            <w:pPr>
              <w:jc w:val="center"/>
              <w:rPr>
                <w:rFonts w:cs="Times New Roman"/>
                <w:bCs/>
                <w:sz w:val="26"/>
                <w:szCs w:val="26"/>
              </w:rPr>
            </w:pPr>
          </w:p>
        </w:tc>
        <w:tc>
          <w:tcPr>
            <w:tcW w:w="808" w:type="dxa"/>
            <w:noWrap/>
            <w:hideMark/>
          </w:tcPr>
          <w:p w14:paraId="5E6CF41A" w14:textId="77777777" w:rsidR="00332347" w:rsidRPr="0083478A" w:rsidRDefault="00332347" w:rsidP="0083478A">
            <w:pPr>
              <w:jc w:val="center"/>
              <w:rPr>
                <w:rFonts w:cs="Times New Roman"/>
                <w:bCs/>
                <w:sz w:val="26"/>
                <w:szCs w:val="26"/>
              </w:rPr>
            </w:pPr>
          </w:p>
        </w:tc>
      </w:tr>
      <w:tr w:rsidR="00332347" w:rsidRPr="00332347" w14:paraId="0D1DC65B" w14:textId="77777777" w:rsidTr="00332347">
        <w:trPr>
          <w:trHeight w:val="720"/>
        </w:trPr>
        <w:tc>
          <w:tcPr>
            <w:tcW w:w="805" w:type="dxa"/>
          </w:tcPr>
          <w:p w14:paraId="09CD9049"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0DCC06F6" w14:textId="30A6CB2F" w:rsidR="00332347" w:rsidRPr="0083478A" w:rsidRDefault="00332347" w:rsidP="008F68BF">
            <w:pPr>
              <w:rPr>
                <w:rFonts w:cs="Times New Roman"/>
                <w:bCs/>
                <w:sz w:val="26"/>
                <w:szCs w:val="26"/>
              </w:rPr>
            </w:pPr>
            <w:r w:rsidRPr="0083478A">
              <w:rPr>
                <w:rFonts w:cs="Times New Roman"/>
                <w:bCs/>
                <w:sz w:val="26"/>
                <w:szCs w:val="26"/>
              </w:rPr>
              <w:t>Xây dựng Kế hoạch diễn tập can thiệp bất hợp pháp hàng năm của Tổng công ty và các đơn vị; phối hợp với các đơn vị thực hiện công tác diễn tập khi được giao.</w:t>
            </w:r>
          </w:p>
        </w:tc>
        <w:tc>
          <w:tcPr>
            <w:tcW w:w="866" w:type="dxa"/>
            <w:noWrap/>
            <w:hideMark/>
          </w:tcPr>
          <w:p w14:paraId="6733B8C6" w14:textId="77777777" w:rsidR="00332347" w:rsidRPr="0083478A" w:rsidRDefault="00332347" w:rsidP="0083478A">
            <w:pPr>
              <w:jc w:val="center"/>
              <w:rPr>
                <w:rFonts w:cs="Times New Roman"/>
                <w:bCs/>
                <w:sz w:val="26"/>
                <w:szCs w:val="26"/>
              </w:rPr>
            </w:pPr>
          </w:p>
        </w:tc>
        <w:tc>
          <w:tcPr>
            <w:tcW w:w="968" w:type="dxa"/>
            <w:noWrap/>
            <w:hideMark/>
          </w:tcPr>
          <w:p w14:paraId="4644609E" w14:textId="77777777" w:rsidR="00332347" w:rsidRPr="0083478A" w:rsidRDefault="00332347" w:rsidP="0083478A">
            <w:pPr>
              <w:jc w:val="center"/>
              <w:rPr>
                <w:rFonts w:cs="Times New Roman"/>
                <w:bCs/>
                <w:sz w:val="26"/>
                <w:szCs w:val="26"/>
              </w:rPr>
            </w:pPr>
          </w:p>
        </w:tc>
        <w:tc>
          <w:tcPr>
            <w:tcW w:w="932" w:type="dxa"/>
            <w:noWrap/>
            <w:hideMark/>
          </w:tcPr>
          <w:p w14:paraId="483B5B53"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1314" w:type="dxa"/>
            <w:noWrap/>
            <w:hideMark/>
          </w:tcPr>
          <w:p w14:paraId="282B5566"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2177E028" w14:textId="77777777" w:rsidR="00332347" w:rsidRPr="0083478A" w:rsidRDefault="00332347" w:rsidP="0083478A">
            <w:pPr>
              <w:jc w:val="center"/>
              <w:rPr>
                <w:rFonts w:cs="Times New Roman"/>
                <w:bCs/>
                <w:sz w:val="26"/>
                <w:szCs w:val="26"/>
              </w:rPr>
            </w:pPr>
          </w:p>
        </w:tc>
        <w:tc>
          <w:tcPr>
            <w:tcW w:w="939" w:type="dxa"/>
            <w:noWrap/>
            <w:hideMark/>
          </w:tcPr>
          <w:p w14:paraId="0EDF178E" w14:textId="77777777" w:rsidR="00332347" w:rsidRPr="0083478A" w:rsidRDefault="00332347" w:rsidP="0083478A">
            <w:pPr>
              <w:jc w:val="center"/>
              <w:rPr>
                <w:rFonts w:cs="Times New Roman"/>
                <w:bCs/>
                <w:sz w:val="26"/>
                <w:szCs w:val="26"/>
              </w:rPr>
            </w:pPr>
          </w:p>
        </w:tc>
        <w:tc>
          <w:tcPr>
            <w:tcW w:w="808" w:type="dxa"/>
            <w:noWrap/>
            <w:hideMark/>
          </w:tcPr>
          <w:p w14:paraId="1F975ED5" w14:textId="77777777" w:rsidR="00332347" w:rsidRPr="0083478A" w:rsidRDefault="00332347" w:rsidP="0083478A">
            <w:pPr>
              <w:jc w:val="center"/>
              <w:rPr>
                <w:rFonts w:cs="Times New Roman"/>
                <w:bCs/>
                <w:sz w:val="26"/>
                <w:szCs w:val="26"/>
              </w:rPr>
            </w:pPr>
          </w:p>
        </w:tc>
      </w:tr>
      <w:tr w:rsidR="00332347" w:rsidRPr="00332347" w14:paraId="5AA4DF02" w14:textId="77777777" w:rsidTr="00332347">
        <w:trPr>
          <w:trHeight w:val="360"/>
        </w:trPr>
        <w:tc>
          <w:tcPr>
            <w:tcW w:w="805" w:type="dxa"/>
          </w:tcPr>
          <w:p w14:paraId="5BD3A23F"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4A4F54A5" w14:textId="2E24FB90" w:rsidR="00332347" w:rsidRPr="0083478A" w:rsidRDefault="00332347" w:rsidP="008F68BF">
            <w:pPr>
              <w:rPr>
                <w:rFonts w:cs="Times New Roman"/>
                <w:bCs/>
                <w:sz w:val="26"/>
                <w:szCs w:val="26"/>
              </w:rPr>
            </w:pPr>
            <w:r w:rsidRPr="0083478A">
              <w:rPr>
                <w:rFonts w:cs="Times New Roman"/>
                <w:bCs/>
                <w:sz w:val="26"/>
                <w:szCs w:val="26"/>
              </w:rPr>
              <w:t>Tham mưu, hướng dẫn thực hiện công tác quản lý chất lượng của Ban.</w:t>
            </w:r>
          </w:p>
        </w:tc>
        <w:tc>
          <w:tcPr>
            <w:tcW w:w="866" w:type="dxa"/>
            <w:noWrap/>
            <w:hideMark/>
          </w:tcPr>
          <w:p w14:paraId="606F11A2" w14:textId="77777777" w:rsidR="00332347" w:rsidRPr="0083478A" w:rsidRDefault="00332347" w:rsidP="0083478A">
            <w:pPr>
              <w:jc w:val="center"/>
              <w:rPr>
                <w:rFonts w:cs="Times New Roman"/>
                <w:bCs/>
                <w:sz w:val="26"/>
                <w:szCs w:val="26"/>
              </w:rPr>
            </w:pPr>
          </w:p>
        </w:tc>
        <w:tc>
          <w:tcPr>
            <w:tcW w:w="968" w:type="dxa"/>
            <w:noWrap/>
            <w:hideMark/>
          </w:tcPr>
          <w:p w14:paraId="20046FEF"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2" w:type="dxa"/>
            <w:noWrap/>
            <w:hideMark/>
          </w:tcPr>
          <w:p w14:paraId="6546F5DE" w14:textId="77777777" w:rsidR="00332347" w:rsidRPr="0083478A" w:rsidRDefault="00332347" w:rsidP="0083478A">
            <w:pPr>
              <w:jc w:val="center"/>
              <w:rPr>
                <w:rFonts w:cs="Times New Roman"/>
                <w:bCs/>
                <w:sz w:val="26"/>
                <w:szCs w:val="26"/>
              </w:rPr>
            </w:pPr>
          </w:p>
        </w:tc>
        <w:tc>
          <w:tcPr>
            <w:tcW w:w="1314" w:type="dxa"/>
            <w:noWrap/>
            <w:hideMark/>
          </w:tcPr>
          <w:p w14:paraId="6E5341E1" w14:textId="77777777" w:rsidR="00332347" w:rsidRPr="0083478A" w:rsidRDefault="00332347" w:rsidP="0083478A">
            <w:pPr>
              <w:jc w:val="center"/>
              <w:rPr>
                <w:rFonts w:cs="Times New Roman"/>
                <w:bCs/>
                <w:sz w:val="26"/>
                <w:szCs w:val="26"/>
              </w:rPr>
            </w:pPr>
          </w:p>
        </w:tc>
        <w:tc>
          <w:tcPr>
            <w:tcW w:w="968" w:type="dxa"/>
            <w:noWrap/>
            <w:hideMark/>
          </w:tcPr>
          <w:p w14:paraId="0B1334BA" w14:textId="77777777" w:rsidR="00332347" w:rsidRPr="0083478A" w:rsidRDefault="00332347" w:rsidP="0083478A">
            <w:pPr>
              <w:jc w:val="center"/>
              <w:rPr>
                <w:rFonts w:cs="Times New Roman"/>
                <w:bCs/>
                <w:sz w:val="26"/>
                <w:szCs w:val="26"/>
              </w:rPr>
            </w:pPr>
          </w:p>
        </w:tc>
        <w:tc>
          <w:tcPr>
            <w:tcW w:w="939" w:type="dxa"/>
            <w:noWrap/>
            <w:hideMark/>
          </w:tcPr>
          <w:p w14:paraId="7ADA6AE8" w14:textId="77777777" w:rsidR="00332347" w:rsidRPr="0083478A" w:rsidRDefault="00332347" w:rsidP="0083478A">
            <w:pPr>
              <w:jc w:val="center"/>
              <w:rPr>
                <w:rFonts w:cs="Times New Roman"/>
                <w:bCs/>
                <w:sz w:val="26"/>
                <w:szCs w:val="26"/>
              </w:rPr>
            </w:pPr>
          </w:p>
        </w:tc>
        <w:tc>
          <w:tcPr>
            <w:tcW w:w="808" w:type="dxa"/>
            <w:noWrap/>
            <w:hideMark/>
          </w:tcPr>
          <w:p w14:paraId="28442DFC" w14:textId="77777777" w:rsidR="00332347" w:rsidRPr="0083478A" w:rsidRDefault="00332347" w:rsidP="0083478A">
            <w:pPr>
              <w:jc w:val="center"/>
              <w:rPr>
                <w:rFonts w:cs="Times New Roman"/>
                <w:bCs/>
                <w:sz w:val="26"/>
                <w:szCs w:val="26"/>
              </w:rPr>
            </w:pPr>
          </w:p>
        </w:tc>
      </w:tr>
      <w:tr w:rsidR="00332347" w:rsidRPr="00332347" w14:paraId="6D3772F6" w14:textId="77777777" w:rsidTr="00332347">
        <w:trPr>
          <w:trHeight w:val="360"/>
        </w:trPr>
        <w:tc>
          <w:tcPr>
            <w:tcW w:w="805" w:type="dxa"/>
          </w:tcPr>
          <w:p w14:paraId="77CDDC0F"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020C2DFE" w14:textId="61042A0B" w:rsidR="00332347" w:rsidRPr="0083478A" w:rsidRDefault="00332347" w:rsidP="008F68BF">
            <w:pPr>
              <w:rPr>
                <w:rFonts w:cs="Times New Roman"/>
                <w:bCs/>
                <w:sz w:val="26"/>
                <w:szCs w:val="26"/>
              </w:rPr>
            </w:pPr>
            <w:r w:rsidRPr="0083478A">
              <w:rPr>
                <w:rFonts w:cs="Times New Roman"/>
                <w:bCs/>
                <w:sz w:val="26"/>
                <w:szCs w:val="26"/>
              </w:rPr>
              <w:t>Triển khai thực hiện công tác kiểm soát an ninh nội bộ theo quy định của pháp luật Việt Nam và quốc tế</w:t>
            </w:r>
          </w:p>
        </w:tc>
        <w:tc>
          <w:tcPr>
            <w:tcW w:w="866" w:type="dxa"/>
            <w:noWrap/>
            <w:hideMark/>
          </w:tcPr>
          <w:p w14:paraId="284D09B8" w14:textId="77777777" w:rsidR="00332347" w:rsidRPr="0083478A" w:rsidRDefault="00332347" w:rsidP="0083478A">
            <w:pPr>
              <w:jc w:val="center"/>
              <w:rPr>
                <w:rFonts w:cs="Times New Roman"/>
                <w:bCs/>
                <w:sz w:val="26"/>
                <w:szCs w:val="26"/>
              </w:rPr>
            </w:pPr>
          </w:p>
        </w:tc>
        <w:tc>
          <w:tcPr>
            <w:tcW w:w="968" w:type="dxa"/>
            <w:noWrap/>
            <w:hideMark/>
          </w:tcPr>
          <w:p w14:paraId="2E7AA446"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2" w:type="dxa"/>
            <w:noWrap/>
            <w:hideMark/>
          </w:tcPr>
          <w:p w14:paraId="31FCE666"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1314" w:type="dxa"/>
            <w:noWrap/>
            <w:hideMark/>
          </w:tcPr>
          <w:p w14:paraId="4E1FB025" w14:textId="77777777" w:rsidR="00332347" w:rsidRPr="0083478A" w:rsidRDefault="00332347" w:rsidP="0083478A">
            <w:pPr>
              <w:jc w:val="center"/>
              <w:rPr>
                <w:rFonts w:cs="Times New Roman"/>
                <w:bCs/>
                <w:sz w:val="26"/>
                <w:szCs w:val="26"/>
              </w:rPr>
            </w:pPr>
          </w:p>
        </w:tc>
        <w:tc>
          <w:tcPr>
            <w:tcW w:w="968" w:type="dxa"/>
            <w:noWrap/>
            <w:hideMark/>
          </w:tcPr>
          <w:p w14:paraId="30B55428" w14:textId="77777777" w:rsidR="00332347" w:rsidRPr="0083478A" w:rsidRDefault="00332347" w:rsidP="0083478A">
            <w:pPr>
              <w:jc w:val="center"/>
              <w:rPr>
                <w:rFonts w:cs="Times New Roman"/>
                <w:bCs/>
                <w:sz w:val="26"/>
                <w:szCs w:val="26"/>
              </w:rPr>
            </w:pPr>
          </w:p>
        </w:tc>
        <w:tc>
          <w:tcPr>
            <w:tcW w:w="939" w:type="dxa"/>
            <w:noWrap/>
            <w:hideMark/>
          </w:tcPr>
          <w:p w14:paraId="376A5EC5" w14:textId="77777777" w:rsidR="00332347" w:rsidRPr="0083478A" w:rsidRDefault="00332347" w:rsidP="0083478A">
            <w:pPr>
              <w:jc w:val="center"/>
              <w:rPr>
                <w:rFonts w:cs="Times New Roman"/>
                <w:bCs/>
                <w:sz w:val="26"/>
                <w:szCs w:val="26"/>
              </w:rPr>
            </w:pPr>
          </w:p>
        </w:tc>
        <w:tc>
          <w:tcPr>
            <w:tcW w:w="808" w:type="dxa"/>
            <w:noWrap/>
            <w:hideMark/>
          </w:tcPr>
          <w:p w14:paraId="06C2760D" w14:textId="77777777" w:rsidR="00332347" w:rsidRPr="0083478A" w:rsidRDefault="00332347" w:rsidP="0083478A">
            <w:pPr>
              <w:jc w:val="center"/>
              <w:rPr>
                <w:rFonts w:cs="Times New Roman"/>
                <w:bCs/>
                <w:sz w:val="26"/>
                <w:szCs w:val="26"/>
              </w:rPr>
            </w:pPr>
          </w:p>
        </w:tc>
      </w:tr>
      <w:tr w:rsidR="00332347" w:rsidRPr="00332347" w14:paraId="43549062" w14:textId="77777777" w:rsidTr="00332347">
        <w:trPr>
          <w:trHeight w:val="360"/>
        </w:trPr>
        <w:tc>
          <w:tcPr>
            <w:tcW w:w="805" w:type="dxa"/>
          </w:tcPr>
          <w:p w14:paraId="5F6B81A1"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034247F3" w14:textId="2F801327" w:rsidR="00332347" w:rsidRPr="0083478A" w:rsidRDefault="00332347" w:rsidP="008F68BF">
            <w:pPr>
              <w:rPr>
                <w:rFonts w:cs="Times New Roman"/>
                <w:bCs/>
                <w:sz w:val="26"/>
                <w:szCs w:val="26"/>
              </w:rPr>
            </w:pPr>
            <w:r w:rsidRPr="0083478A">
              <w:rPr>
                <w:rFonts w:cs="Times New Roman"/>
                <w:bCs/>
                <w:sz w:val="26"/>
                <w:szCs w:val="26"/>
              </w:rPr>
              <w:t>Lập báo cáo định kỳ và các báo cáo khác có liên quan lĩnh vực ANHK theo quy định.</w:t>
            </w:r>
          </w:p>
        </w:tc>
        <w:tc>
          <w:tcPr>
            <w:tcW w:w="866" w:type="dxa"/>
            <w:noWrap/>
            <w:hideMark/>
          </w:tcPr>
          <w:p w14:paraId="20CEDD11" w14:textId="77777777" w:rsidR="00332347" w:rsidRPr="0083478A" w:rsidRDefault="00332347" w:rsidP="0083478A">
            <w:pPr>
              <w:jc w:val="center"/>
              <w:rPr>
                <w:rFonts w:cs="Times New Roman"/>
                <w:bCs/>
                <w:sz w:val="26"/>
                <w:szCs w:val="26"/>
              </w:rPr>
            </w:pPr>
          </w:p>
        </w:tc>
        <w:tc>
          <w:tcPr>
            <w:tcW w:w="968" w:type="dxa"/>
            <w:noWrap/>
            <w:hideMark/>
          </w:tcPr>
          <w:p w14:paraId="3B0399F7" w14:textId="77777777" w:rsidR="00332347" w:rsidRPr="0083478A" w:rsidRDefault="00332347" w:rsidP="0083478A">
            <w:pPr>
              <w:jc w:val="center"/>
              <w:rPr>
                <w:rFonts w:cs="Times New Roman"/>
                <w:bCs/>
                <w:sz w:val="26"/>
                <w:szCs w:val="26"/>
              </w:rPr>
            </w:pPr>
          </w:p>
        </w:tc>
        <w:tc>
          <w:tcPr>
            <w:tcW w:w="932" w:type="dxa"/>
            <w:noWrap/>
            <w:hideMark/>
          </w:tcPr>
          <w:p w14:paraId="14365979"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1314" w:type="dxa"/>
            <w:noWrap/>
            <w:hideMark/>
          </w:tcPr>
          <w:p w14:paraId="0413280A"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6DF3BA22" w14:textId="77777777" w:rsidR="00332347" w:rsidRPr="0083478A" w:rsidRDefault="00332347" w:rsidP="0083478A">
            <w:pPr>
              <w:jc w:val="center"/>
              <w:rPr>
                <w:rFonts w:cs="Times New Roman"/>
                <w:bCs/>
                <w:sz w:val="26"/>
                <w:szCs w:val="26"/>
              </w:rPr>
            </w:pPr>
          </w:p>
        </w:tc>
        <w:tc>
          <w:tcPr>
            <w:tcW w:w="939" w:type="dxa"/>
            <w:noWrap/>
            <w:hideMark/>
          </w:tcPr>
          <w:p w14:paraId="3A389487" w14:textId="77777777" w:rsidR="00332347" w:rsidRPr="0083478A" w:rsidRDefault="00332347" w:rsidP="0083478A">
            <w:pPr>
              <w:jc w:val="center"/>
              <w:rPr>
                <w:rFonts w:cs="Times New Roman"/>
                <w:bCs/>
                <w:sz w:val="26"/>
                <w:szCs w:val="26"/>
              </w:rPr>
            </w:pPr>
          </w:p>
        </w:tc>
        <w:tc>
          <w:tcPr>
            <w:tcW w:w="808" w:type="dxa"/>
            <w:noWrap/>
            <w:hideMark/>
          </w:tcPr>
          <w:p w14:paraId="27A6C15B" w14:textId="77777777" w:rsidR="00332347" w:rsidRPr="0083478A" w:rsidRDefault="00332347" w:rsidP="0083478A">
            <w:pPr>
              <w:jc w:val="center"/>
              <w:rPr>
                <w:rFonts w:cs="Times New Roman"/>
                <w:bCs/>
                <w:sz w:val="26"/>
                <w:szCs w:val="26"/>
              </w:rPr>
            </w:pPr>
          </w:p>
        </w:tc>
      </w:tr>
      <w:tr w:rsidR="00332347" w:rsidRPr="00332347" w14:paraId="3F25999B" w14:textId="77777777" w:rsidTr="00332347">
        <w:trPr>
          <w:trHeight w:val="720"/>
        </w:trPr>
        <w:tc>
          <w:tcPr>
            <w:tcW w:w="805" w:type="dxa"/>
          </w:tcPr>
          <w:p w14:paraId="7DF31B8E"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1E33CEA7" w14:textId="3A58DBC0" w:rsidR="00332347" w:rsidRPr="0083478A" w:rsidRDefault="00332347" w:rsidP="008F68BF">
            <w:pPr>
              <w:rPr>
                <w:rFonts w:cs="Times New Roman"/>
                <w:bCs/>
                <w:sz w:val="26"/>
                <w:szCs w:val="26"/>
              </w:rPr>
            </w:pPr>
            <w:r w:rsidRPr="0083478A">
              <w:rPr>
                <w:rFonts w:cs="Times New Roman"/>
                <w:bCs/>
                <w:sz w:val="26"/>
                <w:szCs w:val="26"/>
              </w:rPr>
              <w:t>Đóng góp ý kiến các văn bản, hồ sơ liên quan đến công tác ANHK thuộc phạm vi nhiệm vụ được giao của Bộ phận Quản lý hệ thống an ninh.</w:t>
            </w:r>
          </w:p>
        </w:tc>
        <w:tc>
          <w:tcPr>
            <w:tcW w:w="866" w:type="dxa"/>
            <w:noWrap/>
            <w:hideMark/>
          </w:tcPr>
          <w:p w14:paraId="448BA858" w14:textId="77777777" w:rsidR="00332347" w:rsidRPr="0083478A" w:rsidRDefault="00332347" w:rsidP="0083478A">
            <w:pPr>
              <w:jc w:val="center"/>
              <w:rPr>
                <w:rFonts w:cs="Times New Roman"/>
                <w:bCs/>
                <w:sz w:val="26"/>
                <w:szCs w:val="26"/>
              </w:rPr>
            </w:pPr>
          </w:p>
        </w:tc>
        <w:tc>
          <w:tcPr>
            <w:tcW w:w="968" w:type="dxa"/>
            <w:noWrap/>
            <w:hideMark/>
          </w:tcPr>
          <w:p w14:paraId="3CC62357"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1846A59D"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1314" w:type="dxa"/>
            <w:noWrap/>
            <w:hideMark/>
          </w:tcPr>
          <w:p w14:paraId="694C25D0" w14:textId="77777777" w:rsidR="00332347" w:rsidRPr="0083478A" w:rsidRDefault="00332347" w:rsidP="0083478A">
            <w:pPr>
              <w:jc w:val="center"/>
              <w:rPr>
                <w:rFonts w:cs="Times New Roman"/>
                <w:bCs/>
                <w:sz w:val="26"/>
                <w:szCs w:val="26"/>
              </w:rPr>
            </w:pPr>
          </w:p>
        </w:tc>
        <w:tc>
          <w:tcPr>
            <w:tcW w:w="968" w:type="dxa"/>
            <w:noWrap/>
            <w:hideMark/>
          </w:tcPr>
          <w:p w14:paraId="29539C18" w14:textId="77777777" w:rsidR="00332347" w:rsidRPr="0083478A" w:rsidRDefault="00332347" w:rsidP="0083478A">
            <w:pPr>
              <w:jc w:val="center"/>
              <w:rPr>
                <w:rFonts w:cs="Times New Roman"/>
                <w:bCs/>
                <w:sz w:val="26"/>
                <w:szCs w:val="26"/>
              </w:rPr>
            </w:pPr>
          </w:p>
        </w:tc>
        <w:tc>
          <w:tcPr>
            <w:tcW w:w="939" w:type="dxa"/>
            <w:noWrap/>
            <w:hideMark/>
          </w:tcPr>
          <w:p w14:paraId="0797FE0B" w14:textId="77777777" w:rsidR="00332347" w:rsidRPr="0083478A" w:rsidRDefault="00332347" w:rsidP="0083478A">
            <w:pPr>
              <w:jc w:val="center"/>
              <w:rPr>
                <w:rFonts w:cs="Times New Roman"/>
                <w:bCs/>
                <w:sz w:val="26"/>
                <w:szCs w:val="26"/>
              </w:rPr>
            </w:pPr>
          </w:p>
        </w:tc>
        <w:tc>
          <w:tcPr>
            <w:tcW w:w="808" w:type="dxa"/>
            <w:noWrap/>
            <w:hideMark/>
          </w:tcPr>
          <w:p w14:paraId="6CF99DBF" w14:textId="77777777" w:rsidR="00332347" w:rsidRPr="0083478A" w:rsidRDefault="00332347" w:rsidP="0083478A">
            <w:pPr>
              <w:jc w:val="center"/>
              <w:rPr>
                <w:rFonts w:cs="Times New Roman"/>
                <w:bCs/>
                <w:sz w:val="26"/>
                <w:szCs w:val="26"/>
              </w:rPr>
            </w:pPr>
          </w:p>
        </w:tc>
      </w:tr>
      <w:tr w:rsidR="00332347" w:rsidRPr="00332347" w14:paraId="43005511" w14:textId="77777777" w:rsidTr="00332347">
        <w:trPr>
          <w:trHeight w:val="360"/>
        </w:trPr>
        <w:tc>
          <w:tcPr>
            <w:tcW w:w="805" w:type="dxa"/>
          </w:tcPr>
          <w:p w14:paraId="0EF58C35" w14:textId="77777777" w:rsidR="00332347" w:rsidRPr="0083478A" w:rsidRDefault="00332347" w:rsidP="0083478A">
            <w:pPr>
              <w:pStyle w:val="ListParagraph"/>
              <w:numPr>
                <w:ilvl w:val="0"/>
                <w:numId w:val="27"/>
              </w:numPr>
              <w:rPr>
                <w:rFonts w:cs="Times New Roman"/>
                <w:bCs/>
                <w:sz w:val="26"/>
                <w:szCs w:val="26"/>
              </w:rPr>
            </w:pPr>
          </w:p>
        </w:tc>
        <w:tc>
          <w:tcPr>
            <w:tcW w:w="6962" w:type="dxa"/>
            <w:noWrap/>
            <w:hideMark/>
          </w:tcPr>
          <w:p w14:paraId="20829478" w14:textId="72750960" w:rsidR="00332347" w:rsidRPr="0083478A" w:rsidRDefault="00332347" w:rsidP="008F68BF">
            <w:pPr>
              <w:rPr>
                <w:rFonts w:cs="Times New Roman"/>
                <w:bCs/>
                <w:sz w:val="26"/>
                <w:szCs w:val="26"/>
              </w:rPr>
            </w:pPr>
            <w:r w:rsidRPr="0083478A">
              <w:rPr>
                <w:rFonts w:cs="Times New Roman"/>
                <w:bCs/>
                <w:sz w:val="26"/>
                <w:szCs w:val="26"/>
              </w:rPr>
              <w:t>Thực hiện các nhiệm vụ khác do lãnh đạo ban giao.</w:t>
            </w:r>
          </w:p>
        </w:tc>
        <w:tc>
          <w:tcPr>
            <w:tcW w:w="866" w:type="dxa"/>
            <w:noWrap/>
            <w:hideMark/>
          </w:tcPr>
          <w:p w14:paraId="4C868C2C" w14:textId="77777777" w:rsidR="00332347" w:rsidRPr="0083478A" w:rsidRDefault="00332347" w:rsidP="0083478A">
            <w:pPr>
              <w:jc w:val="center"/>
              <w:rPr>
                <w:rFonts w:cs="Times New Roman"/>
                <w:bCs/>
                <w:sz w:val="26"/>
                <w:szCs w:val="26"/>
              </w:rPr>
            </w:pPr>
          </w:p>
        </w:tc>
        <w:tc>
          <w:tcPr>
            <w:tcW w:w="968" w:type="dxa"/>
            <w:noWrap/>
            <w:hideMark/>
          </w:tcPr>
          <w:p w14:paraId="60BC3FE3" w14:textId="77777777" w:rsidR="00332347" w:rsidRPr="0083478A" w:rsidRDefault="00332347" w:rsidP="0083478A">
            <w:pPr>
              <w:jc w:val="center"/>
              <w:rPr>
                <w:rFonts w:cs="Times New Roman"/>
                <w:bCs/>
                <w:sz w:val="26"/>
                <w:szCs w:val="26"/>
              </w:rPr>
            </w:pPr>
          </w:p>
        </w:tc>
        <w:tc>
          <w:tcPr>
            <w:tcW w:w="932" w:type="dxa"/>
            <w:noWrap/>
            <w:hideMark/>
          </w:tcPr>
          <w:p w14:paraId="30EBC161" w14:textId="77777777" w:rsidR="00332347" w:rsidRPr="0083478A" w:rsidRDefault="00332347" w:rsidP="0083478A">
            <w:pPr>
              <w:jc w:val="center"/>
              <w:rPr>
                <w:rFonts w:cs="Times New Roman"/>
                <w:bCs/>
                <w:sz w:val="26"/>
                <w:szCs w:val="26"/>
              </w:rPr>
            </w:pPr>
          </w:p>
        </w:tc>
        <w:tc>
          <w:tcPr>
            <w:tcW w:w="1314" w:type="dxa"/>
            <w:noWrap/>
            <w:hideMark/>
          </w:tcPr>
          <w:p w14:paraId="5F667EE0" w14:textId="77777777" w:rsidR="00332347" w:rsidRPr="0083478A" w:rsidRDefault="00332347" w:rsidP="0083478A">
            <w:pPr>
              <w:jc w:val="center"/>
              <w:rPr>
                <w:rFonts w:cs="Times New Roman"/>
                <w:bCs/>
                <w:sz w:val="26"/>
                <w:szCs w:val="26"/>
              </w:rPr>
            </w:pPr>
          </w:p>
        </w:tc>
        <w:tc>
          <w:tcPr>
            <w:tcW w:w="968" w:type="dxa"/>
            <w:noWrap/>
            <w:hideMark/>
          </w:tcPr>
          <w:p w14:paraId="7A1E5301" w14:textId="77777777" w:rsidR="00332347" w:rsidRPr="0083478A" w:rsidRDefault="00332347" w:rsidP="0083478A">
            <w:pPr>
              <w:jc w:val="center"/>
              <w:rPr>
                <w:rFonts w:cs="Times New Roman"/>
                <w:bCs/>
                <w:sz w:val="26"/>
                <w:szCs w:val="26"/>
              </w:rPr>
            </w:pPr>
          </w:p>
        </w:tc>
        <w:tc>
          <w:tcPr>
            <w:tcW w:w="939" w:type="dxa"/>
            <w:noWrap/>
            <w:hideMark/>
          </w:tcPr>
          <w:p w14:paraId="78634253" w14:textId="77777777" w:rsidR="00332347" w:rsidRPr="0083478A" w:rsidRDefault="00332347" w:rsidP="0083478A">
            <w:pPr>
              <w:jc w:val="center"/>
              <w:rPr>
                <w:rFonts w:cs="Times New Roman"/>
                <w:bCs/>
                <w:sz w:val="26"/>
                <w:szCs w:val="26"/>
              </w:rPr>
            </w:pPr>
          </w:p>
        </w:tc>
        <w:tc>
          <w:tcPr>
            <w:tcW w:w="808" w:type="dxa"/>
            <w:noWrap/>
            <w:hideMark/>
          </w:tcPr>
          <w:p w14:paraId="12F458D3" w14:textId="77777777" w:rsidR="00332347" w:rsidRPr="0083478A" w:rsidRDefault="00332347" w:rsidP="0083478A">
            <w:pPr>
              <w:jc w:val="center"/>
              <w:rPr>
                <w:rFonts w:cs="Times New Roman"/>
                <w:bCs/>
                <w:sz w:val="26"/>
                <w:szCs w:val="26"/>
              </w:rPr>
            </w:pPr>
          </w:p>
        </w:tc>
      </w:tr>
      <w:tr w:rsidR="00332347" w:rsidRPr="00332347" w14:paraId="22343776" w14:textId="77777777" w:rsidTr="00332347">
        <w:trPr>
          <w:trHeight w:val="360"/>
        </w:trPr>
        <w:tc>
          <w:tcPr>
            <w:tcW w:w="805" w:type="dxa"/>
          </w:tcPr>
          <w:p w14:paraId="7E69491E" w14:textId="72DA7EE6" w:rsidR="00332347" w:rsidRPr="0083478A" w:rsidRDefault="00332347" w:rsidP="008F68BF">
            <w:pPr>
              <w:rPr>
                <w:rFonts w:cs="Times New Roman"/>
                <w:b/>
                <w:sz w:val="26"/>
                <w:szCs w:val="26"/>
              </w:rPr>
            </w:pPr>
            <w:r w:rsidRPr="0083478A">
              <w:rPr>
                <w:rFonts w:cs="Times New Roman"/>
                <w:b/>
                <w:sz w:val="26"/>
                <w:szCs w:val="26"/>
              </w:rPr>
              <w:t>II</w:t>
            </w:r>
          </w:p>
        </w:tc>
        <w:tc>
          <w:tcPr>
            <w:tcW w:w="6962" w:type="dxa"/>
            <w:noWrap/>
            <w:hideMark/>
          </w:tcPr>
          <w:p w14:paraId="7ECC52C6" w14:textId="7D10891E" w:rsidR="00332347" w:rsidRPr="0083478A" w:rsidRDefault="00332347" w:rsidP="008F68BF">
            <w:pPr>
              <w:rPr>
                <w:rFonts w:cs="Times New Roman"/>
                <w:b/>
                <w:sz w:val="26"/>
                <w:szCs w:val="26"/>
              </w:rPr>
            </w:pPr>
            <w:r w:rsidRPr="0083478A">
              <w:rPr>
                <w:rFonts w:cs="Times New Roman"/>
                <w:b/>
                <w:sz w:val="26"/>
                <w:szCs w:val="26"/>
              </w:rPr>
              <w:t>KIỂM TRA ĐÁNH GIÁ</w:t>
            </w:r>
          </w:p>
        </w:tc>
        <w:tc>
          <w:tcPr>
            <w:tcW w:w="6795" w:type="dxa"/>
            <w:gridSpan w:val="7"/>
            <w:noWrap/>
          </w:tcPr>
          <w:p w14:paraId="65A2661C" w14:textId="6C1F70FC" w:rsidR="00332347" w:rsidRPr="0083478A" w:rsidRDefault="00332347" w:rsidP="0083478A">
            <w:pPr>
              <w:jc w:val="center"/>
              <w:rPr>
                <w:rFonts w:cs="Times New Roman"/>
                <w:bCs/>
                <w:sz w:val="26"/>
                <w:szCs w:val="26"/>
              </w:rPr>
            </w:pPr>
          </w:p>
        </w:tc>
      </w:tr>
      <w:tr w:rsidR="00332347" w:rsidRPr="00332347" w14:paraId="48DEC6D8" w14:textId="77777777" w:rsidTr="00332347">
        <w:trPr>
          <w:trHeight w:val="360"/>
        </w:trPr>
        <w:tc>
          <w:tcPr>
            <w:tcW w:w="805" w:type="dxa"/>
          </w:tcPr>
          <w:p w14:paraId="5FE2C617"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1D4E727C" w14:textId="1E669159" w:rsidR="00332347" w:rsidRPr="0083478A" w:rsidRDefault="00332347" w:rsidP="008F68BF">
            <w:pPr>
              <w:rPr>
                <w:rFonts w:cs="Times New Roman"/>
                <w:bCs/>
                <w:sz w:val="26"/>
                <w:szCs w:val="26"/>
              </w:rPr>
            </w:pPr>
            <w:r w:rsidRPr="0083478A">
              <w:rPr>
                <w:rFonts w:cs="Times New Roman"/>
                <w:bCs/>
                <w:sz w:val="26"/>
                <w:szCs w:val="26"/>
              </w:rPr>
              <w:t>Xây dựng, chuẩn hóa các tài liệu thực hiện công tác kiểm soát chất lượng an ninh hàng không của TCT.</w:t>
            </w:r>
          </w:p>
        </w:tc>
        <w:tc>
          <w:tcPr>
            <w:tcW w:w="866" w:type="dxa"/>
            <w:noWrap/>
            <w:hideMark/>
          </w:tcPr>
          <w:p w14:paraId="658AB478" w14:textId="77777777" w:rsidR="00332347" w:rsidRPr="0083478A" w:rsidRDefault="00332347" w:rsidP="0083478A">
            <w:pPr>
              <w:jc w:val="center"/>
              <w:rPr>
                <w:rFonts w:cs="Times New Roman"/>
                <w:bCs/>
                <w:sz w:val="26"/>
                <w:szCs w:val="26"/>
              </w:rPr>
            </w:pPr>
          </w:p>
        </w:tc>
        <w:tc>
          <w:tcPr>
            <w:tcW w:w="968" w:type="dxa"/>
            <w:noWrap/>
            <w:hideMark/>
          </w:tcPr>
          <w:p w14:paraId="153A4CFE" w14:textId="77777777" w:rsidR="00332347" w:rsidRPr="0083478A" w:rsidRDefault="00332347" w:rsidP="0083478A">
            <w:pPr>
              <w:jc w:val="center"/>
              <w:rPr>
                <w:rFonts w:cs="Times New Roman"/>
                <w:bCs/>
                <w:sz w:val="26"/>
                <w:szCs w:val="26"/>
              </w:rPr>
            </w:pPr>
          </w:p>
        </w:tc>
        <w:tc>
          <w:tcPr>
            <w:tcW w:w="932" w:type="dxa"/>
            <w:noWrap/>
            <w:hideMark/>
          </w:tcPr>
          <w:p w14:paraId="78A8673D" w14:textId="77777777" w:rsidR="00332347" w:rsidRPr="0083478A" w:rsidRDefault="00332347" w:rsidP="0083478A">
            <w:pPr>
              <w:jc w:val="center"/>
              <w:rPr>
                <w:rFonts w:cs="Times New Roman"/>
                <w:bCs/>
                <w:sz w:val="26"/>
                <w:szCs w:val="26"/>
              </w:rPr>
            </w:pPr>
          </w:p>
        </w:tc>
        <w:tc>
          <w:tcPr>
            <w:tcW w:w="1314" w:type="dxa"/>
            <w:noWrap/>
            <w:hideMark/>
          </w:tcPr>
          <w:p w14:paraId="6F8D8D7D" w14:textId="77777777" w:rsidR="00332347" w:rsidRPr="0083478A" w:rsidRDefault="00332347" w:rsidP="0083478A">
            <w:pPr>
              <w:jc w:val="center"/>
              <w:rPr>
                <w:rFonts w:cs="Times New Roman"/>
                <w:bCs/>
                <w:sz w:val="26"/>
                <w:szCs w:val="26"/>
              </w:rPr>
            </w:pPr>
          </w:p>
        </w:tc>
        <w:tc>
          <w:tcPr>
            <w:tcW w:w="968" w:type="dxa"/>
            <w:noWrap/>
            <w:hideMark/>
          </w:tcPr>
          <w:p w14:paraId="2479D7D8"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9" w:type="dxa"/>
            <w:noWrap/>
            <w:hideMark/>
          </w:tcPr>
          <w:p w14:paraId="715A2E71"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808" w:type="dxa"/>
            <w:noWrap/>
            <w:hideMark/>
          </w:tcPr>
          <w:p w14:paraId="2BB48F00" w14:textId="77777777" w:rsidR="00332347" w:rsidRPr="0083478A" w:rsidRDefault="00332347" w:rsidP="0083478A">
            <w:pPr>
              <w:jc w:val="center"/>
              <w:rPr>
                <w:rFonts w:cs="Times New Roman"/>
                <w:bCs/>
                <w:sz w:val="26"/>
                <w:szCs w:val="26"/>
              </w:rPr>
            </w:pPr>
          </w:p>
        </w:tc>
      </w:tr>
      <w:tr w:rsidR="00332347" w:rsidRPr="00332347" w14:paraId="25551BB3" w14:textId="77777777" w:rsidTr="00332347">
        <w:trPr>
          <w:trHeight w:val="720"/>
        </w:trPr>
        <w:tc>
          <w:tcPr>
            <w:tcW w:w="805" w:type="dxa"/>
          </w:tcPr>
          <w:p w14:paraId="4F5A4A19"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257F3020" w14:textId="19D65A7E" w:rsidR="00332347" w:rsidRPr="0083478A" w:rsidRDefault="00332347" w:rsidP="008F68BF">
            <w:pPr>
              <w:rPr>
                <w:rFonts w:cs="Times New Roman"/>
                <w:bCs/>
                <w:sz w:val="26"/>
                <w:szCs w:val="26"/>
              </w:rPr>
            </w:pPr>
            <w:r w:rsidRPr="0083478A">
              <w:rPr>
                <w:rFonts w:cs="Times New Roman"/>
                <w:bCs/>
                <w:sz w:val="26"/>
                <w:szCs w:val="26"/>
              </w:rPr>
              <w:t>Xây dựng các quy định, tiêu chuẩn nội bộ, quy trình, kế hoạch về công tác an ninh thông tin đối với chuyên ngành bảo đảm hoạt động bay thuộc trách nhiệm của Tổng công ty.</w:t>
            </w:r>
          </w:p>
        </w:tc>
        <w:tc>
          <w:tcPr>
            <w:tcW w:w="866" w:type="dxa"/>
            <w:noWrap/>
            <w:hideMark/>
          </w:tcPr>
          <w:p w14:paraId="1B66056F" w14:textId="77777777" w:rsidR="00332347" w:rsidRPr="0083478A" w:rsidRDefault="00332347" w:rsidP="0083478A">
            <w:pPr>
              <w:jc w:val="center"/>
              <w:rPr>
                <w:rFonts w:cs="Times New Roman"/>
                <w:bCs/>
                <w:sz w:val="26"/>
                <w:szCs w:val="26"/>
              </w:rPr>
            </w:pPr>
          </w:p>
        </w:tc>
        <w:tc>
          <w:tcPr>
            <w:tcW w:w="968" w:type="dxa"/>
            <w:noWrap/>
            <w:hideMark/>
          </w:tcPr>
          <w:p w14:paraId="33EB2394" w14:textId="77777777" w:rsidR="00332347" w:rsidRPr="0083478A" w:rsidRDefault="00332347" w:rsidP="0083478A">
            <w:pPr>
              <w:jc w:val="center"/>
              <w:rPr>
                <w:rFonts w:cs="Times New Roman"/>
                <w:bCs/>
                <w:sz w:val="26"/>
                <w:szCs w:val="26"/>
              </w:rPr>
            </w:pPr>
          </w:p>
        </w:tc>
        <w:tc>
          <w:tcPr>
            <w:tcW w:w="932" w:type="dxa"/>
            <w:noWrap/>
            <w:hideMark/>
          </w:tcPr>
          <w:p w14:paraId="5EC0BDB4" w14:textId="77777777" w:rsidR="00332347" w:rsidRPr="0083478A" w:rsidRDefault="00332347" w:rsidP="0083478A">
            <w:pPr>
              <w:jc w:val="center"/>
              <w:rPr>
                <w:rFonts w:cs="Times New Roman"/>
                <w:bCs/>
                <w:sz w:val="26"/>
                <w:szCs w:val="26"/>
              </w:rPr>
            </w:pPr>
          </w:p>
        </w:tc>
        <w:tc>
          <w:tcPr>
            <w:tcW w:w="1314" w:type="dxa"/>
            <w:noWrap/>
            <w:hideMark/>
          </w:tcPr>
          <w:p w14:paraId="233A9389"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193AACE3"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9" w:type="dxa"/>
            <w:noWrap/>
            <w:hideMark/>
          </w:tcPr>
          <w:p w14:paraId="7B074A31" w14:textId="77777777" w:rsidR="00332347" w:rsidRPr="0083478A" w:rsidRDefault="00332347" w:rsidP="0083478A">
            <w:pPr>
              <w:jc w:val="center"/>
              <w:rPr>
                <w:rFonts w:cs="Times New Roman"/>
                <w:bCs/>
                <w:sz w:val="26"/>
                <w:szCs w:val="26"/>
              </w:rPr>
            </w:pPr>
          </w:p>
        </w:tc>
        <w:tc>
          <w:tcPr>
            <w:tcW w:w="808" w:type="dxa"/>
            <w:noWrap/>
            <w:hideMark/>
          </w:tcPr>
          <w:p w14:paraId="61B62FD0" w14:textId="77777777" w:rsidR="00332347" w:rsidRPr="0083478A" w:rsidRDefault="00332347" w:rsidP="0083478A">
            <w:pPr>
              <w:jc w:val="center"/>
              <w:rPr>
                <w:rFonts w:cs="Times New Roman"/>
                <w:bCs/>
                <w:sz w:val="26"/>
                <w:szCs w:val="26"/>
              </w:rPr>
            </w:pPr>
          </w:p>
        </w:tc>
      </w:tr>
      <w:tr w:rsidR="00332347" w:rsidRPr="00332347" w14:paraId="619C8BE3" w14:textId="77777777" w:rsidTr="00332347">
        <w:trPr>
          <w:trHeight w:val="1080"/>
        </w:trPr>
        <w:tc>
          <w:tcPr>
            <w:tcW w:w="805" w:type="dxa"/>
          </w:tcPr>
          <w:p w14:paraId="118475F9"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4D147366" w14:textId="55D96F02" w:rsidR="00332347" w:rsidRPr="0083478A" w:rsidRDefault="00332347" w:rsidP="008F68BF">
            <w:pPr>
              <w:rPr>
                <w:rFonts w:cs="Times New Roman"/>
                <w:bCs/>
                <w:sz w:val="26"/>
                <w:szCs w:val="26"/>
              </w:rPr>
            </w:pPr>
            <w:r w:rsidRPr="0083478A">
              <w:rPr>
                <w:rFonts w:cs="Times New Roman"/>
                <w:bCs/>
                <w:sz w:val="26"/>
                <w:szCs w:val="26"/>
              </w:rPr>
              <w:t xml:space="preserve">Thực hiện kiểm tra, giám sát các cơ quan, đơn vị thuộc Tổng công ty trong việc thực hiện Quy chế ANHK, các quy định, tiêu chuẩn nội bộ, quy trình, kế hoạch về công tácANHK và phòng chống khủng bố; công tác kiểm soát an ninh nội bộ đối với nhân viên hàng không; </w:t>
            </w:r>
          </w:p>
        </w:tc>
        <w:tc>
          <w:tcPr>
            <w:tcW w:w="866" w:type="dxa"/>
            <w:noWrap/>
            <w:hideMark/>
          </w:tcPr>
          <w:p w14:paraId="249BF3F0" w14:textId="77777777" w:rsidR="00332347" w:rsidRPr="0083478A" w:rsidRDefault="00332347" w:rsidP="0083478A">
            <w:pPr>
              <w:jc w:val="center"/>
              <w:rPr>
                <w:rFonts w:cs="Times New Roman"/>
                <w:bCs/>
                <w:sz w:val="26"/>
                <w:szCs w:val="26"/>
              </w:rPr>
            </w:pPr>
          </w:p>
        </w:tc>
        <w:tc>
          <w:tcPr>
            <w:tcW w:w="968" w:type="dxa"/>
            <w:noWrap/>
            <w:hideMark/>
          </w:tcPr>
          <w:p w14:paraId="0DE9F689" w14:textId="77777777" w:rsidR="00332347" w:rsidRPr="0083478A" w:rsidRDefault="00332347" w:rsidP="0083478A">
            <w:pPr>
              <w:jc w:val="center"/>
              <w:rPr>
                <w:rFonts w:cs="Times New Roman"/>
                <w:bCs/>
                <w:sz w:val="26"/>
                <w:szCs w:val="26"/>
              </w:rPr>
            </w:pPr>
          </w:p>
        </w:tc>
        <w:tc>
          <w:tcPr>
            <w:tcW w:w="932" w:type="dxa"/>
            <w:noWrap/>
            <w:hideMark/>
          </w:tcPr>
          <w:p w14:paraId="63A3B006" w14:textId="77777777" w:rsidR="00332347" w:rsidRPr="0083478A" w:rsidRDefault="00332347" w:rsidP="0083478A">
            <w:pPr>
              <w:jc w:val="center"/>
              <w:rPr>
                <w:rFonts w:cs="Times New Roman"/>
                <w:bCs/>
                <w:sz w:val="26"/>
                <w:szCs w:val="26"/>
              </w:rPr>
            </w:pPr>
          </w:p>
        </w:tc>
        <w:tc>
          <w:tcPr>
            <w:tcW w:w="1314" w:type="dxa"/>
            <w:noWrap/>
            <w:hideMark/>
          </w:tcPr>
          <w:p w14:paraId="19A4B03F" w14:textId="77777777" w:rsidR="00332347" w:rsidRPr="0083478A" w:rsidRDefault="00332347" w:rsidP="0083478A">
            <w:pPr>
              <w:jc w:val="center"/>
              <w:rPr>
                <w:rFonts w:cs="Times New Roman"/>
                <w:bCs/>
                <w:sz w:val="26"/>
                <w:szCs w:val="26"/>
              </w:rPr>
            </w:pPr>
          </w:p>
        </w:tc>
        <w:tc>
          <w:tcPr>
            <w:tcW w:w="968" w:type="dxa"/>
            <w:noWrap/>
            <w:hideMark/>
          </w:tcPr>
          <w:p w14:paraId="5E0A2119" w14:textId="77777777" w:rsidR="00332347" w:rsidRPr="0083478A" w:rsidRDefault="00332347" w:rsidP="0083478A">
            <w:pPr>
              <w:jc w:val="center"/>
              <w:rPr>
                <w:rFonts w:cs="Times New Roman"/>
                <w:bCs/>
                <w:sz w:val="26"/>
                <w:szCs w:val="26"/>
              </w:rPr>
            </w:pPr>
            <w:r w:rsidRPr="0083478A">
              <w:rPr>
                <w:rFonts w:cs="Times New Roman"/>
                <w:bCs/>
                <w:sz w:val="26"/>
                <w:szCs w:val="26"/>
              </w:rPr>
              <w:t>CP</w:t>
            </w:r>
          </w:p>
        </w:tc>
        <w:tc>
          <w:tcPr>
            <w:tcW w:w="939" w:type="dxa"/>
            <w:noWrap/>
            <w:hideMark/>
          </w:tcPr>
          <w:p w14:paraId="45A4AF79" w14:textId="77777777" w:rsidR="00332347" w:rsidRPr="0083478A" w:rsidRDefault="00332347" w:rsidP="0083478A">
            <w:pPr>
              <w:jc w:val="center"/>
              <w:rPr>
                <w:rFonts w:cs="Times New Roman"/>
                <w:bCs/>
                <w:sz w:val="26"/>
                <w:szCs w:val="26"/>
              </w:rPr>
            </w:pPr>
            <w:r w:rsidRPr="0083478A">
              <w:rPr>
                <w:rFonts w:cs="Times New Roman"/>
                <w:bCs/>
                <w:sz w:val="26"/>
                <w:szCs w:val="26"/>
              </w:rPr>
              <w:t>CP</w:t>
            </w:r>
          </w:p>
        </w:tc>
        <w:tc>
          <w:tcPr>
            <w:tcW w:w="808" w:type="dxa"/>
            <w:noWrap/>
            <w:hideMark/>
          </w:tcPr>
          <w:p w14:paraId="59EC844E" w14:textId="77777777" w:rsidR="00332347" w:rsidRPr="0083478A" w:rsidRDefault="00332347" w:rsidP="0083478A">
            <w:pPr>
              <w:jc w:val="center"/>
              <w:rPr>
                <w:rFonts w:cs="Times New Roman"/>
                <w:bCs/>
                <w:sz w:val="26"/>
                <w:szCs w:val="26"/>
              </w:rPr>
            </w:pPr>
            <w:r w:rsidRPr="0083478A">
              <w:rPr>
                <w:rFonts w:cs="Times New Roman"/>
                <w:bCs/>
                <w:sz w:val="26"/>
                <w:szCs w:val="26"/>
              </w:rPr>
              <w:t>CP</w:t>
            </w:r>
          </w:p>
        </w:tc>
      </w:tr>
      <w:tr w:rsidR="00332347" w:rsidRPr="00332347" w14:paraId="04828264" w14:textId="77777777" w:rsidTr="00332347">
        <w:trPr>
          <w:trHeight w:val="720"/>
        </w:trPr>
        <w:tc>
          <w:tcPr>
            <w:tcW w:w="805" w:type="dxa"/>
          </w:tcPr>
          <w:p w14:paraId="3F9331F8"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4DAF5E5A" w14:textId="21AE878F" w:rsidR="00332347" w:rsidRPr="0083478A" w:rsidRDefault="00332347" w:rsidP="008F68BF">
            <w:pPr>
              <w:rPr>
                <w:rFonts w:cs="Times New Roman"/>
                <w:bCs/>
                <w:sz w:val="26"/>
                <w:szCs w:val="26"/>
              </w:rPr>
            </w:pPr>
            <w:r w:rsidRPr="0083478A">
              <w:rPr>
                <w:rFonts w:cs="Times New Roman"/>
                <w:bCs/>
                <w:sz w:val="26"/>
                <w:szCs w:val="26"/>
              </w:rPr>
              <w:t>Phối hợp với các cơ quan, đơn vị liên quan đánh giá rủi ro an ninh thông tin đối với hệ thống chuyên ngành bảo đảm hoạt động bay</w:t>
            </w:r>
          </w:p>
        </w:tc>
        <w:tc>
          <w:tcPr>
            <w:tcW w:w="866" w:type="dxa"/>
            <w:noWrap/>
            <w:hideMark/>
          </w:tcPr>
          <w:p w14:paraId="5BC38932" w14:textId="77777777" w:rsidR="00332347" w:rsidRPr="0083478A" w:rsidRDefault="00332347" w:rsidP="0083478A">
            <w:pPr>
              <w:jc w:val="center"/>
              <w:rPr>
                <w:rFonts w:cs="Times New Roman"/>
                <w:bCs/>
                <w:sz w:val="26"/>
                <w:szCs w:val="26"/>
              </w:rPr>
            </w:pPr>
          </w:p>
        </w:tc>
        <w:tc>
          <w:tcPr>
            <w:tcW w:w="968" w:type="dxa"/>
            <w:noWrap/>
            <w:hideMark/>
          </w:tcPr>
          <w:p w14:paraId="77732F95" w14:textId="77777777" w:rsidR="00332347" w:rsidRPr="0083478A" w:rsidRDefault="00332347" w:rsidP="0083478A">
            <w:pPr>
              <w:jc w:val="center"/>
              <w:rPr>
                <w:rFonts w:cs="Times New Roman"/>
                <w:bCs/>
                <w:sz w:val="26"/>
                <w:szCs w:val="26"/>
              </w:rPr>
            </w:pPr>
          </w:p>
        </w:tc>
        <w:tc>
          <w:tcPr>
            <w:tcW w:w="932" w:type="dxa"/>
            <w:noWrap/>
            <w:hideMark/>
          </w:tcPr>
          <w:p w14:paraId="18F560F7" w14:textId="77777777" w:rsidR="00332347" w:rsidRPr="0083478A" w:rsidRDefault="00332347" w:rsidP="0083478A">
            <w:pPr>
              <w:jc w:val="center"/>
              <w:rPr>
                <w:rFonts w:cs="Times New Roman"/>
                <w:bCs/>
                <w:sz w:val="26"/>
                <w:szCs w:val="26"/>
              </w:rPr>
            </w:pPr>
          </w:p>
        </w:tc>
        <w:tc>
          <w:tcPr>
            <w:tcW w:w="1314" w:type="dxa"/>
            <w:noWrap/>
            <w:hideMark/>
          </w:tcPr>
          <w:p w14:paraId="1895A4B2"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3FDC06A6"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9" w:type="dxa"/>
            <w:noWrap/>
            <w:hideMark/>
          </w:tcPr>
          <w:p w14:paraId="76F7DACE" w14:textId="77777777" w:rsidR="00332347" w:rsidRPr="0083478A" w:rsidRDefault="00332347" w:rsidP="0083478A">
            <w:pPr>
              <w:jc w:val="center"/>
              <w:rPr>
                <w:rFonts w:cs="Times New Roman"/>
                <w:bCs/>
                <w:sz w:val="26"/>
                <w:szCs w:val="26"/>
              </w:rPr>
            </w:pPr>
          </w:p>
        </w:tc>
        <w:tc>
          <w:tcPr>
            <w:tcW w:w="808" w:type="dxa"/>
            <w:noWrap/>
            <w:hideMark/>
          </w:tcPr>
          <w:p w14:paraId="1D91FC23" w14:textId="77777777" w:rsidR="00332347" w:rsidRPr="0083478A" w:rsidRDefault="00332347" w:rsidP="0083478A">
            <w:pPr>
              <w:jc w:val="center"/>
              <w:rPr>
                <w:rFonts w:cs="Times New Roman"/>
                <w:bCs/>
                <w:sz w:val="26"/>
                <w:szCs w:val="26"/>
              </w:rPr>
            </w:pPr>
          </w:p>
        </w:tc>
      </w:tr>
      <w:tr w:rsidR="00332347" w:rsidRPr="00332347" w14:paraId="1CF92F1E" w14:textId="77777777" w:rsidTr="00332347">
        <w:trPr>
          <w:trHeight w:val="720"/>
        </w:trPr>
        <w:tc>
          <w:tcPr>
            <w:tcW w:w="805" w:type="dxa"/>
          </w:tcPr>
          <w:p w14:paraId="0EDC835E"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1DD0E83C" w14:textId="0CF0D9B4" w:rsidR="00332347" w:rsidRPr="0083478A" w:rsidRDefault="00332347" w:rsidP="008F68BF">
            <w:pPr>
              <w:rPr>
                <w:rFonts w:cs="Times New Roman"/>
                <w:bCs/>
                <w:sz w:val="26"/>
                <w:szCs w:val="26"/>
              </w:rPr>
            </w:pPr>
            <w:r w:rsidRPr="0083478A">
              <w:rPr>
                <w:rFonts w:cs="Times New Roman"/>
                <w:bCs/>
                <w:sz w:val="26"/>
                <w:szCs w:val="26"/>
              </w:rPr>
              <w:t>Hướng dẫn các cơ quan, đơn vị thuộc Tổng công ty trong việc thực hiện quy định về bảo đảm an ninh thông tin đối với hệ thống chuyên ngành bảo đảm hoạt động bay.</w:t>
            </w:r>
          </w:p>
        </w:tc>
        <w:tc>
          <w:tcPr>
            <w:tcW w:w="866" w:type="dxa"/>
            <w:noWrap/>
            <w:hideMark/>
          </w:tcPr>
          <w:p w14:paraId="7269F839" w14:textId="77777777" w:rsidR="00332347" w:rsidRPr="0083478A" w:rsidRDefault="00332347" w:rsidP="0083478A">
            <w:pPr>
              <w:jc w:val="center"/>
              <w:rPr>
                <w:rFonts w:cs="Times New Roman"/>
                <w:bCs/>
                <w:sz w:val="26"/>
                <w:szCs w:val="26"/>
              </w:rPr>
            </w:pPr>
          </w:p>
        </w:tc>
        <w:tc>
          <w:tcPr>
            <w:tcW w:w="968" w:type="dxa"/>
            <w:noWrap/>
            <w:hideMark/>
          </w:tcPr>
          <w:p w14:paraId="666485E9" w14:textId="77777777" w:rsidR="00332347" w:rsidRPr="0083478A" w:rsidRDefault="00332347" w:rsidP="0083478A">
            <w:pPr>
              <w:jc w:val="center"/>
              <w:rPr>
                <w:rFonts w:cs="Times New Roman"/>
                <w:bCs/>
                <w:sz w:val="26"/>
                <w:szCs w:val="26"/>
              </w:rPr>
            </w:pPr>
          </w:p>
        </w:tc>
        <w:tc>
          <w:tcPr>
            <w:tcW w:w="932" w:type="dxa"/>
            <w:noWrap/>
            <w:hideMark/>
          </w:tcPr>
          <w:p w14:paraId="3972285E"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1314" w:type="dxa"/>
            <w:noWrap/>
            <w:hideMark/>
          </w:tcPr>
          <w:p w14:paraId="6B836720"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2B1833AF" w14:textId="77777777" w:rsidR="00332347" w:rsidRPr="0083478A" w:rsidRDefault="00332347" w:rsidP="0083478A">
            <w:pPr>
              <w:jc w:val="center"/>
              <w:rPr>
                <w:rFonts w:cs="Times New Roman"/>
                <w:bCs/>
                <w:sz w:val="26"/>
                <w:szCs w:val="26"/>
              </w:rPr>
            </w:pPr>
          </w:p>
        </w:tc>
        <w:tc>
          <w:tcPr>
            <w:tcW w:w="939" w:type="dxa"/>
            <w:noWrap/>
            <w:hideMark/>
          </w:tcPr>
          <w:p w14:paraId="5A837A31" w14:textId="77777777" w:rsidR="00332347" w:rsidRPr="0083478A" w:rsidRDefault="00332347" w:rsidP="0083478A">
            <w:pPr>
              <w:jc w:val="center"/>
              <w:rPr>
                <w:rFonts w:cs="Times New Roman"/>
                <w:bCs/>
                <w:sz w:val="26"/>
                <w:szCs w:val="26"/>
              </w:rPr>
            </w:pPr>
          </w:p>
        </w:tc>
        <w:tc>
          <w:tcPr>
            <w:tcW w:w="808" w:type="dxa"/>
            <w:noWrap/>
            <w:hideMark/>
          </w:tcPr>
          <w:p w14:paraId="00F39DCB" w14:textId="77777777" w:rsidR="00332347" w:rsidRPr="0083478A" w:rsidRDefault="00332347" w:rsidP="0083478A">
            <w:pPr>
              <w:jc w:val="center"/>
              <w:rPr>
                <w:rFonts w:cs="Times New Roman"/>
                <w:bCs/>
                <w:sz w:val="26"/>
                <w:szCs w:val="26"/>
              </w:rPr>
            </w:pPr>
          </w:p>
        </w:tc>
      </w:tr>
      <w:tr w:rsidR="00332347" w:rsidRPr="00332347" w14:paraId="5A8C5A7D" w14:textId="77777777" w:rsidTr="00332347">
        <w:trPr>
          <w:trHeight w:val="720"/>
        </w:trPr>
        <w:tc>
          <w:tcPr>
            <w:tcW w:w="805" w:type="dxa"/>
          </w:tcPr>
          <w:p w14:paraId="24F9AFFE"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1E91587C" w14:textId="3CA870BC" w:rsidR="00332347" w:rsidRPr="0083478A" w:rsidRDefault="00332347" w:rsidP="008F68BF">
            <w:pPr>
              <w:rPr>
                <w:rFonts w:cs="Times New Roman"/>
                <w:bCs/>
                <w:sz w:val="26"/>
                <w:szCs w:val="26"/>
              </w:rPr>
            </w:pPr>
            <w:r w:rsidRPr="0083478A">
              <w:rPr>
                <w:rFonts w:cs="Times New Roman"/>
                <w:bCs/>
                <w:sz w:val="26"/>
                <w:szCs w:val="26"/>
              </w:rPr>
              <w:t>Kiểm tra, giám sát các cơ quan, đơn vị thuộc Tổng công ty trong việc thực hiện quy định về bảo đảm an ninh thông tin đối với hệ thống chuyên ngành bảo đảm hoạt động bay.</w:t>
            </w:r>
          </w:p>
        </w:tc>
        <w:tc>
          <w:tcPr>
            <w:tcW w:w="866" w:type="dxa"/>
            <w:noWrap/>
            <w:hideMark/>
          </w:tcPr>
          <w:p w14:paraId="48FC5012" w14:textId="77777777" w:rsidR="00332347" w:rsidRPr="0083478A" w:rsidRDefault="00332347" w:rsidP="0083478A">
            <w:pPr>
              <w:jc w:val="center"/>
              <w:rPr>
                <w:rFonts w:cs="Times New Roman"/>
                <w:bCs/>
                <w:sz w:val="26"/>
                <w:szCs w:val="26"/>
              </w:rPr>
            </w:pPr>
          </w:p>
        </w:tc>
        <w:tc>
          <w:tcPr>
            <w:tcW w:w="968" w:type="dxa"/>
            <w:noWrap/>
            <w:hideMark/>
          </w:tcPr>
          <w:p w14:paraId="12989B85" w14:textId="77777777" w:rsidR="00332347" w:rsidRPr="0083478A" w:rsidRDefault="00332347" w:rsidP="0083478A">
            <w:pPr>
              <w:jc w:val="center"/>
              <w:rPr>
                <w:rFonts w:cs="Times New Roman"/>
                <w:bCs/>
                <w:sz w:val="26"/>
                <w:szCs w:val="26"/>
              </w:rPr>
            </w:pPr>
          </w:p>
        </w:tc>
        <w:tc>
          <w:tcPr>
            <w:tcW w:w="932" w:type="dxa"/>
            <w:noWrap/>
            <w:hideMark/>
          </w:tcPr>
          <w:p w14:paraId="0392F85D" w14:textId="77777777" w:rsidR="00332347" w:rsidRPr="0083478A" w:rsidRDefault="00332347" w:rsidP="0083478A">
            <w:pPr>
              <w:jc w:val="center"/>
              <w:rPr>
                <w:rFonts w:cs="Times New Roman"/>
                <w:bCs/>
                <w:sz w:val="26"/>
                <w:szCs w:val="26"/>
              </w:rPr>
            </w:pPr>
          </w:p>
        </w:tc>
        <w:tc>
          <w:tcPr>
            <w:tcW w:w="1314" w:type="dxa"/>
            <w:noWrap/>
            <w:hideMark/>
          </w:tcPr>
          <w:p w14:paraId="384EC05B"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40364238" w14:textId="77777777" w:rsidR="00332347" w:rsidRPr="0083478A" w:rsidRDefault="00332347" w:rsidP="0083478A">
            <w:pPr>
              <w:jc w:val="center"/>
              <w:rPr>
                <w:rFonts w:cs="Times New Roman"/>
                <w:bCs/>
                <w:sz w:val="26"/>
                <w:szCs w:val="26"/>
              </w:rPr>
            </w:pPr>
          </w:p>
        </w:tc>
        <w:tc>
          <w:tcPr>
            <w:tcW w:w="939" w:type="dxa"/>
            <w:noWrap/>
            <w:hideMark/>
          </w:tcPr>
          <w:p w14:paraId="7C972C0B"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4E8189B2" w14:textId="77777777" w:rsidR="00332347" w:rsidRPr="0083478A" w:rsidRDefault="00332347" w:rsidP="0083478A">
            <w:pPr>
              <w:jc w:val="center"/>
              <w:rPr>
                <w:rFonts w:cs="Times New Roman"/>
                <w:bCs/>
                <w:sz w:val="26"/>
                <w:szCs w:val="26"/>
              </w:rPr>
            </w:pPr>
          </w:p>
        </w:tc>
      </w:tr>
      <w:tr w:rsidR="00332347" w:rsidRPr="00332347" w14:paraId="43A5203B" w14:textId="77777777" w:rsidTr="00332347">
        <w:trPr>
          <w:trHeight w:val="360"/>
        </w:trPr>
        <w:tc>
          <w:tcPr>
            <w:tcW w:w="805" w:type="dxa"/>
          </w:tcPr>
          <w:p w14:paraId="79EB7A51"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55784BAB" w14:textId="19E178FE" w:rsidR="00332347" w:rsidRPr="0083478A" w:rsidRDefault="00332347" w:rsidP="008F68BF">
            <w:pPr>
              <w:rPr>
                <w:rFonts w:cs="Times New Roman"/>
                <w:bCs/>
                <w:sz w:val="26"/>
                <w:szCs w:val="26"/>
              </w:rPr>
            </w:pPr>
            <w:r w:rsidRPr="0083478A">
              <w:rPr>
                <w:rFonts w:cs="Times New Roman"/>
                <w:bCs/>
                <w:sz w:val="26"/>
                <w:szCs w:val="26"/>
              </w:rPr>
              <w:t>Xây dựng, cập nhật, duy trì và hướng dẫn khai thác hệ thống cơ sở dữ liệu an ninh hàng không của Tổng công ty.</w:t>
            </w:r>
          </w:p>
        </w:tc>
        <w:tc>
          <w:tcPr>
            <w:tcW w:w="866" w:type="dxa"/>
            <w:noWrap/>
            <w:hideMark/>
          </w:tcPr>
          <w:p w14:paraId="02FBCC4C" w14:textId="77777777" w:rsidR="00332347" w:rsidRPr="0083478A" w:rsidRDefault="00332347" w:rsidP="0083478A">
            <w:pPr>
              <w:jc w:val="center"/>
              <w:rPr>
                <w:rFonts w:cs="Times New Roman"/>
                <w:bCs/>
                <w:sz w:val="26"/>
                <w:szCs w:val="26"/>
              </w:rPr>
            </w:pPr>
          </w:p>
        </w:tc>
        <w:tc>
          <w:tcPr>
            <w:tcW w:w="968" w:type="dxa"/>
            <w:noWrap/>
            <w:hideMark/>
          </w:tcPr>
          <w:p w14:paraId="10D925AD" w14:textId="77777777" w:rsidR="00332347" w:rsidRPr="0083478A" w:rsidRDefault="00332347" w:rsidP="0083478A">
            <w:pPr>
              <w:jc w:val="center"/>
              <w:rPr>
                <w:rFonts w:cs="Times New Roman"/>
                <w:bCs/>
                <w:sz w:val="26"/>
                <w:szCs w:val="26"/>
              </w:rPr>
            </w:pPr>
          </w:p>
        </w:tc>
        <w:tc>
          <w:tcPr>
            <w:tcW w:w="932" w:type="dxa"/>
            <w:noWrap/>
            <w:hideMark/>
          </w:tcPr>
          <w:p w14:paraId="75871BD0" w14:textId="77777777" w:rsidR="00332347" w:rsidRPr="0083478A" w:rsidRDefault="00332347" w:rsidP="0083478A">
            <w:pPr>
              <w:jc w:val="center"/>
              <w:rPr>
                <w:rFonts w:cs="Times New Roman"/>
                <w:bCs/>
                <w:sz w:val="26"/>
                <w:szCs w:val="26"/>
              </w:rPr>
            </w:pPr>
          </w:p>
        </w:tc>
        <w:tc>
          <w:tcPr>
            <w:tcW w:w="1314" w:type="dxa"/>
            <w:noWrap/>
            <w:hideMark/>
          </w:tcPr>
          <w:p w14:paraId="5B42F3B8"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328CCF1C" w14:textId="77777777" w:rsidR="00332347" w:rsidRPr="0083478A" w:rsidRDefault="00332347" w:rsidP="0083478A">
            <w:pPr>
              <w:jc w:val="center"/>
              <w:rPr>
                <w:rFonts w:cs="Times New Roman"/>
                <w:bCs/>
                <w:sz w:val="26"/>
                <w:szCs w:val="26"/>
              </w:rPr>
            </w:pPr>
          </w:p>
        </w:tc>
        <w:tc>
          <w:tcPr>
            <w:tcW w:w="939" w:type="dxa"/>
            <w:noWrap/>
            <w:hideMark/>
          </w:tcPr>
          <w:p w14:paraId="5EF222E9"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808" w:type="dxa"/>
            <w:noWrap/>
            <w:hideMark/>
          </w:tcPr>
          <w:p w14:paraId="0A323843" w14:textId="77777777" w:rsidR="00332347" w:rsidRPr="0083478A" w:rsidRDefault="00332347" w:rsidP="0083478A">
            <w:pPr>
              <w:jc w:val="center"/>
              <w:rPr>
                <w:rFonts w:cs="Times New Roman"/>
                <w:bCs/>
                <w:sz w:val="26"/>
                <w:szCs w:val="26"/>
              </w:rPr>
            </w:pPr>
          </w:p>
        </w:tc>
      </w:tr>
      <w:tr w:rsidR="00332347" w:rsidRPr="00332347" w14:paraId="08C119F6" w14:textId="77777777" w:rsidTr="00332347">
        <w:trPr>
          <w:trHeight w:val="1080"/>
        </w:trPr>
        <w:tc>
          <w:tcPr>
            <w:tcW w:w="805" w:type="dxa"/>
          </w:tcPr>
          <w:p w14:paraId="46D51A2A"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30D2529F" w14:textId="59C071A8" w:rsidR="00332347" w:rsidRPr="0083478A" w:rsidRDefault="00332347" w:rsidP="008F68BF">
            <w:pPr>
              <w:rPr>
                <w:rFonts w:cs="Times New Roman"/>
                <w:bCs/>
                <w:sz w:val="26"/>
                <w:szCs w:val="26"/>
              </w:rPr>
            </w:pPr>
            <w:r w:rsidRPr="0083478A">
              <w:rPr>
                <w:rFonts w:cs="Times New Roman"/>
                <w:bCs/>
                <w:sz w:val="26"/>
                <w:szCs w:val="26"/>
              </w:rPr>
              <w:t>Xây dựng Kế hoạch kiểm soát chất lượng ANHK nội bộ hàng năm của Tổng công ty; thẩm định Kế hoạch kiểm soát chất lượng ANHK nội bộ của đơn vị và trình Lãnh đạo Tổng công ty phê duyệt, thông báo với Cục Hàng không Việt Nam theo quy định.</w:t>
            </w:r>
          </w:p>
        </w:tc>
        <w:tc>
          <w:tcPr>
            <w:tcW w:w="866" w:type="dxa"/>
            <w:noWrap/>
            <w:hideMark/>
          </w:tcPr>
          <w:p w14:paraId="0FB879C7" w14:textId="77777777" w:rsidR="00332347" w:rsidRPr="0083478A" w:rsidRDefault="00332347" w:rsidP="0083478A">
            <w:pPr>
              <w:jc w:val="center"/>
              <w:rPr>
                <w:rFonts w:cs="Times New Roman"/>
                <w:bCs/>
                <w:sz w:val="26"/>
                <w:szCs w:val="26"/>
              </w:rPr>
            </w:pPr>
          </w:p>
        </w:tc>
        <w:tc>
          <w:tcPr>
            <w:tcW w:w="968" w:type="dxa"/>
            <w:noWrap/>
            <w:hideMark/>
          </w:tcPr>
          <w:p w14:paraId="33247CDE" w14:textId="77777777" w:rsidR="00332347" w:rsidRPr="0083478A" w:rsidRDefault="00332347" w:rsidP="0083478A">
            <w:pPr>
              <w:jc w:val="center"/>
              <w:rPr>
                <w:rFonts w:cs="Times New Roman"/>
                <w:bCs/>
                <w:sz w:val="26"/>
                <w:szCs w:val="26"/>
              </w:rPr>
            </w:pPr>
          </w:p>
        </w:tc>
        <w:tc>
          <w:tcPr>
            <w:tcW w:w="932" w:type="dxa"/>
            <w:noWrap/>
            <w:hideMark/>
          </w:tcPr>
          <w:p w14:paraId="19D7259F" w14:textId="77777777" w:rsidR="00332347" w:rsidRPr="0083478A" w:rsidRDefault="00332347" w:rsidP="0083478A">
            <w:pPr>
              <w:jc w:val="center"/>
              <w:rPr>
                <w:rFonts w:cs="Times New Roman"/>
                <w:bCs/>
                <w:sz w:val="26"/>
                <w:szCs w:val="26"/>
              </w:rPr>
            </w:pPr>
          </w:p>
        </w:tc>
        <w:tc>
          <w:tcPr>
            <w:tcW w:w="1314" w:type="dxa"/>
            <w:noWrap/>
            <w:hideMark/>
          </w:tcPr>
          <w:p w14:paraId="6DCAF77C" w14:textId="77777777" w:rsidR="00332347" w:rsidRPr="0083478A" w:rsidRDefault="00332347" w:rsidP="0083478A">
            <w:pPr>
              <w:jc w:val="center"/>
              <w:rPr>
                <w:rFonts w:cs="Times New Roman"/>
                <w:bCs/>
                <w:sz w:val="26"/>
                <w:szCs w:val="26"/>
              </w:rPr>
            </w:pPr>
          </w:p>
        </w:tc>
        <w:tc>
          <w:tcPr>
            <w:tcW w:w="968" w:type="dxa"/>
            <w:noWrap/>
            <w:hideMark/>
          </w:tcPr>
          <w:p w14:paraId="1E854F21" w14:textId="77777777" w:rsidR="00332347" w:rsidRPr="0083478A" w:rsidRDefault="00332347" w:rsidP="0083478A">
            <w:pPr>
              <w:jc w:val="center"/>
              <w:rPr>
                <w:rFonts w:cs="Times New Roman"/>
                <w:bCs/>
                <w:sz w:val="26"/>
                <w:szCs w:val="26"/>
              </w:rPr>
            </w:pPr>
          </w:p>
        </w:tc>
        <w:tc>
          <w:tcPr>
            <w:tcW w:w="939" w:type="dxa"/>
            <w:noWrap/>
            <w:hideMark/>
          </w:tcPr>
          <w:p w14:paraId="7B395ADC"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625F9AC3"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r w:rsidR="00332347" w:rsidRPr="00332347" w14:paraId="15147EF5" w14:textId="77777777" w:rsidTr="00332347">
        <w:trPr>
          <w:trHeight w:val="720"/>
        </w:trPr>
        <w:tc>
          <w:tcPr>
            <w:tcW w:w="805" w:type="dxa"/>
          </w:tcPr>
          <w:p w14:paraId="204888C8"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730DB427" w14:textId="785998D1" w:rsidR="00332347" w:rsidRPr="0083478A" w:rsidRDefault="00332347" w:rsidP="008F68BF">
            <w:pPr>
              <w:rPr>
                <w:rFonts w:cs="Times New Roman"/>
                <w:bCs/>
                <w:sz w:val="26"/>
                <w:szCs w:val="26"/>
              </w:rPr>
            </w:pPr>
            <w:r w:rsidRPr="0083478A">
              <w:rPr>
                <w:rFonts w:cs="Times New Roman"/>
                <w:bCs/>
                <w:sz w:val="26"/>
                <w:szCs w:val="26"/>
              </w:rPr>
              <w:t>Thực hiện các thủ tục liên quan đến các đợt kiểm tra, đánh giá chất lượng ANHK nội bộ của TCT (Quyết định thành lập đoàn  kiểm tra, kế hoạch, thông báo kiểm tra)</w:t>
            </w:r>
          </w:p>
        </w:tc>
        <w:tc>
          <w:tcPr>
            <w:tcW w:w="866" w:type="dxa"/>
            <w:noWrap/>
            <w:hideMark/>
          </w:tcPr>
          <w:p w14:paraId="6FC52870" w14:textId="77777777" w:rsidR="00332347" w:rsidRPr="0083478A" w:rsidRDefault="00332347" w:rsidP="0083478A">
            <w:pPr>
              <w:jc w:val="center"/>
              <w:rPr>
                <w:rFonts w:cs="Times New Roman"/>
                <w:bCs/>
                <w:sz w:val="26"/>
                <w:szCs w:val="26"/>
              </w:rPr>
            </w:pPr>
          </w:p>
        </w:tc>
        <w:tc>
          <w:tcPr>
            <w:tcW w:w="968" w:type="dxa"/>
            <w:noWrap/>
            <w:hideMark/>
          </w:tcPr>
          <w:p w14:paraId="79AD3CA8" w14:textId="77777777" w:rsidR="00332347" w:rsidRPr="0083478A" w:rsidRDefault="00332347" w:rsidP="0083478A">
            <w:pPr>
              <w:jc w:val="center"/>
              <w:rPr>
                <w:rFonts w:cs="Times New Roman"/>
                <w:bCs/>
                <w:sz w:val="26"/>
                <w:szCs w:val="26"/>
              </w:rPr>
            </w:pPr>
          </w:p>
        </w:tc>
        <w:tc>
          <w:tcPr>
            <w:tcW w:w="932" w:type="dxa"/>
            <w:noWrap/>
            <w:hideMark/>
          </w:tcPr>
          <w:p w14:paraId="05FCEF7F" w14:textId="77777777" w:rsidR="00332347" w:rsidRPr="0083478A" w:rsidRDefault="00332347" w:rsidP="0083478A">
            <w:pPr>
              <w:jc w:val="center"/>
              <w:rPr>
                <w:rFonts w:cs="Times New Roman"/>
                <w:bCs/>
                <w:sz w:val="26"/>
                <w:szCs w:val="26"/>
              </w:rPr>
            </w:pPr>
          </w:p>
        </w:tc>
        <w:tc>
          <w:tcPr>
            <w:tcW w:w="1314" w:type="dxa"/>
            <w:noWrap/>
            <w:hideMark/>
          </w:tcPr>
          <w:p w14:paraId="537C955B" w14:textId="77777777" w:rsidR="00332347" w:rsidRPr="0083478A" w:rsidRDefault="00332347" w:rsidP="0083478A">
            <w:pPr>
              <w:jc w:val="center"/>
              <w:rPr>
                <w:rFonts w:cs="Times New Roman"/>
                <w:bCs/>
                <w:sz w:val="26"/>
                <w:szCs w:val="26"/>
              </w:rPr>
            </w:pPr>
          </w:p>
        </w:tc>
        <w:tc>
          <w:tcPr>
            <w:tcW w:w="968" w:type="dxa"/>
            <w:noWrap/>
            <w:hideMark/>
          </w:tcPr>
          <w:p w14:paraId="6D7AA311"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9" w:type="dxa"/>
            <w:noWrap/>
            <w:hideMark/>
          </w:tcPr>
          <w:p w14:paraId="14CEA94E"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808" w:type="dxa"/>
            <w:noWrap/>
            <w:hideMark/>
          </w:tcPr>
          <w:p w14:paraId="5741DEFD" w14:textId="77777777" w:rsidR="00332347" w:rsidRPr="0083478A" w:rsidRDefault="00332347" w:rsidP="0083478A">
            <w:pPr>
              <w:jc w:val="center"/>
              <w:rPr>
                <w:rFonts w:cs="Times New Roman"/>
                <w:bCs/>
                <w:sz w:val="26"/>
                <w:szCs w:val="26"/>
              </w:rPr>
            </w:pPr>
          </w:p>
        </w:tc>
      </w:tr>
      <w:tr w:rsidR="00332347" w:rsidRPr="00332347" w14:paraId="6BA54CED" w14:textId="77777777" w:rsidTr="00332347">
        <w:trPr>
          <w:trHeight w:val="360"/>
        </w:trPr>
        <w:tc>
          <w:tcPr>
            <w:tcW w:w="805" w:type="dxa"/>
          </w:tcPr>
          <w:p w14:paraId="2F71CBA0"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4E5737D2" w14:textId="19B42811" w:rsidR="00332347" w:rsidRPr="0083478A" w:rsidRDefault="00332347" w:rsidP="008F68BF">
            <w:pPr>
              <w:rPr>
                <w:rFonts w:cs="Times New Roman"/>
                <w:bCs/>
                <w:sz w:val="26"/>
                <w:szCs w:val="26"/>
              </w:rPr>
            </w:pPr>
            <w:r w:rsidRPr="0083478A">
              <w:rPr>
                <w:rFonts w:cs="Times New Roman"/>
                <w:bCs/>
                <w:sz w:val="26"/>
                <w:szCs w:val="26"/>
              </w:rPr>
              <w:t>Theo dõi việc lập kế hoạch và thực hiện khắc phục của các đơn vị/cơ sở sau kiểm tra, đánh giá</w:t>
            </w:r>
          </w:p>
        </w:tc>
        <w:tc>
          <w:tcPr>
            <w:tcW w:w="866" w:type="dxa"/>
            <w:noWrap/>
            <w:hideMark/>
          </w:tcPr>
          <w:p w14:paraId="030563AF" w14:textId="77777777" w:rsidR="00332347" w:rsidRPr="0083478A" w:rsidRDefault="00332347" w:rsidP="0083478A">
            <w:pPr>
              <w:jc w:val="center"/>
              <w:rPr>
                <w:rFonts w:cs="Times New Roman"/>
                <w:bCs/>
                <w:sz w:val="26"/>
                <w:szCs w:val="26"/>
              </w:rPr>
            </w:pPr>
          </w:p>
        </w:tc>
        <w:tc>
          <w:tcPr>
            <w:tcW w:w="968" w:type="dxa"/>
            <w:noWrap/>
            <w:hideMark/>
          </w:tcPr>
          <w:p w14:paraId="00CDF5BD" w14:textId="77777777" w:rsidR="00332347" w:rsidRPr="0083478A" w:rsidRDefault="00332347" w:rsidP="0083478A">
            <w:pPr>
              <w:jc w:val="center"/>
              <w:rPr>
                <w:rFonts w:cs="Times New Roman"/>
                <w:bCs/>
                <w:sz w:val="26"/>
                <w:szCs w:val="26"/>
              </w:rPr>
            </w:pPr>
          </w:p>
        </w:tc>
        <w:tc>
          <w:tcPr>
            <w:tcW w:w="932" w:type="dxa"/>
            <w:noWrap/>
            <w:hideMark/>
          </w:tcPr>
          <w:p w14:paraId="7858F9DF" w14:textId="77777777" w:rsidR="00332347" w:rsidRPr="0083478A" w:rsidRDefault="00332347" w:rsidP="0083478A">
            <w:pPr>
              <w:jc w:val="center"/>
              <w:rPr>
                <w:rFonts w:cs="Times New Roman"/>
                <w:bCs/>
                <w:sz w:val="26"/>
                <w:szCs w:val="26"/>
              </w:rPr>
            </w:pPr>
          </w:p>
        </w:tc>
        <w:tc>
          <w:tcPr>
            <w:tcW w:w="1314" w:type="dxa"/>
            <w:noWrap/>
            <w:hideMark/>
          </w:tcPr>
          <w:p w14:paraId="0876E947" w14:textId="77777777" w:rsidR="00332347" w:rsidRPr="0083478A" w:rsidRDefault="00332347" w:rsidP="0083478A">
            <w:pPr>
              <w:jc w:val="center"/>
              <w:rPr>
                <w:rFonts w:cs="Times New Roman"/>
                <w:bCs/>
                <w:sz w:val="26"/>
                <w:szCs w:val="26"/>
              </w:rPr>
            </w:pPr>
          </w:p>
        </w:tc>
        <w:tc>
          <w:tcPr>
            <w:tcW w:w="968" w:type="dxa"/>
            <w:noWrap/>
            <w:hideMark/>
          </w:tcPr>
          <w:p w14:paraId="54E0069C" w14:textId="77777777" w:rsidR="00332347" w:rsidRPr="0083478A" w:rsidRDefault="00332347" w:rsidP="0083478A">
            <w:pPr>
              <w:jc w:val="center"/>
              <w:rPr>
                <w:rFonts w:cs="Times New Roman"/>
                <w:bCs/>
                <w:sz w:val="26"/>
                <w:szCs w:val="26"/>
              </w:rPr>
            </w:pPr>
          </w:p>
        </w:tc>
        <w:tc>
          <w:tcPr>
            <w:tcW w:w="939" w:type="dxa"/>
            <w:noWrap/>
            <w:hideMark/>
          </w:tcPr>
          <w:p w14:paraId="316A62E4"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5960A4F6"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r w:rsidR="00332347" w:rsidRPr="00332347" w14:paraId="58797895" w14:textId="77777777" w:rsidTr="00332347">
        <w:trPr>
          <w:trHeight w:val="360"/>
        </w:trPr>
        <w:tc>
          <w:tcPr>
            <w:tcW w:w="805" w:type="dxa"/>
          </w:tcPr>
          <w:p w14:paraId="23BD8634"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3F851EF4" w14:textId="3B9D7C7C" w:rsidR="00332347" w:rsidRPr="0083478A" w:rsidRDefault="00332347" w:rsidP="008F68BF">
            <w:pPr>
              <w:rPr>
                <w:rFonts w:cs="Times New Roman"/>
                <w:bCs/>
                <w:sz w:val="26"/>
                <w:szCs w:val="26"/>
              </w:rPr>
            </w:pPr>
            <w:r w:rsidRPr="0083478A">
              <w:rPr>
                <w:rFonts w:cs="Times New Roman"/>
                <w:bCs/>
                <w:sz w:val="26"/>
                <w:szCs w:val="26"/>
              </w:rPr>
              <w:t>'Cập nhật cơ sở dữ liệu kiểm tra vào cơ sở dữ liệu ANHK.</w:t>
            </w:r>
          </w:p>
        </w:tc>
        <w:tc>
          <w:tcPr>
            <w:tcW w:w="866" w:type="dxa"/>
            <w:noWrap/>
            <w:hideMark/>
          </w:tcPr>
          <w:p w14:paraId="71013E0B" w14:textId="77777777" w:rsidR="00332347" w:rsidRPr="0083478A" w:rsidRDefault="00332347" w:rsidP="0083478A">
            <w:pPr>
              <w:jc w:val="center"/>
              <w:rPr>
                <w:rFonts w:cs="Times New Roman"/>
                <w:bCs/>
                <w:sz w:val="26"/>
                <w:szCs w:val="26"/>
              </w:rPr>
            </w:pPr>
          </w:p>
        </w:tc>
        <w:tc>
          <w:tcPr>
            <w:tcW w:w="968" w:type="dxa"/>
            <w:noWrap/>
            <w:hideMark/>
          </w:tcPr>
          <w:p w14:paraId="57B6302B" w14:textId="77777777" w:rsidR="00332347" w:rsidRPr="0083478A" w:rsidRDefault="00332347" w:rsidP="0083478A">
            <w:pPr>
              <w:jc w:val="center"/>
              <w:rPr>
                <w:rFonts w:cs="Times New Roman"/>
                <w:bCs/>
                <w:sz w:val="26"/>
                <w:szCs w:val="26"/>
              </w:rPr>
            </w:pPr>
          </w:p>
        </w:tc>
        <w:tc>
          <w:tcPr>
            <w:tcW w:w="932" w:type="dxa"/>
            <w:noWrap/>
            <w:hideMark/>
          </w:tcPr>
          <w:p w14:paraId="0362CB59" w14:textId="77777777" w:rsidR="00332347" w:rsidRPr="0083478A" w:rsidRDefault="00332347" w:rsidP="0083478A">
            <w:pPr>
              <w:jc w:val="center"/>
              <w:rPr>
                <w:rFonts w:cs="Times New Roman"/>
                <w:bCs/>
                <w:sz w:val="26"/>
                <w:szCs w:val="26"/>
              </w:rPr>
            </w:pPr>
          </w:p>
        </w:tc>
        <w:tc>
          <w:tcPr>
            <w:tcW w:w="1314" w:type="dxa"/>
            <w:noWrap/>
            <w:hideMark/>
          </w:tcPr>
          <w:p w14:paraId="001FD420" w14:textId="77777777" w:rsidR="00332347" w:rsidRPr="0083478A" w:rsidRDefault="00332347" w:rsidP="0083478A">
            <w:pPr>
              <w:jc w:val="center"/>
              <w:rPr>
                <w:rFonts w:cs="Times New Roman"/>
                <w:bCs/>
                <w:sz w:val="26"/>
                <w:szCs w:val="26"/>
              </w:rPr>
            </w:pPr>
          </w:p>
        </w:tc>
        <w:tc>
          <w:tcPr>
            <w:tcW w:w="968" w:type="dxa"/>
            <w:noWrap/>
            <w:hideMark/>
          </w:tcPr>
          <w:p w14:paraId="60198B57"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9" w:type="dxa"/>
            <w:noWrap/>
            <w:hideMark/>
          </w:tcPr>
          <w:p w14:paraId="4F037FE4"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808" w:type="dxa"/>
            <w:noWrap/>
            <w:hideMark/>
          </w:tcPr>
          <w:p w14:paraId="544E3CA5" w14:textId="77777777" w:rsidR="00332347" w:rsidRPr="0083478A" w:rsidRDefault="00332347" w:rsidP="0083478A">
            <w:pPr>
              <w:jc w:val="center"/>
              <w:rPr>
                <w:rFonts w:cs="Times New Roman"/>
                <w:bCs/>
                <w:sz w:val="26"/>
                <w:szCs w:val="26"/>
              </w:rPr>
            </w:pPr>
          </w:p>
        </w:tc>
      </w:tr>
      <w:tr w:rsidR="00332347" w:rsidRPr="00332347" w14:paraId="584BE96E" w14:textId="77777777" w:rsidTr="00332347">
        <w:trPr>
          <w:trHeight w:val="360"/>
        </w:trPr>
        <w:tc>
          <w:tcPr>
            <w:tcW w:w="805" w:type="dxa"/>
          </w:tcPr>
          <w:p w14:paraId="73391597"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4713C285" w14:textId="38D2349C" w:rsidR="00332347" w:rsidRPr="0083478A" w:rsidRDefault="00332347" w:rsidP="008F68BF">
            <w:pPr>
              <w:rPr>
                <w:rFonts w:cs="Times New Roman"/>
                <w:bCs/>
                <w:sz w:val="26"/>
                <w:szCs w:val="26"/>
              </w:rPr>
            </w:pPr>
            <w:r w:rsidRPr="0083478A">
              <w:rPr>
                <w:rFonts w:cs="Times New Roman"/>
                <w:bCs/>
                <w:sz w:val="26"/>
                <w:szCs w:val="26"/>
              </w:rPr>
              <w:t>Thực hiện nhiệm vụ của cơ quan thường trực của Hội đồng Đánh giá rủi ro an ninh hàng không Tổng công ty.</w:t>
            </w:r>
          </w:p>
        </w:tc>
        <w:tc>
          <w:tcPr>
            <w:tcW w:w="866" w:type="dxa"/>
            <w:noWrap/>
            <w:hideMark/>
          </w:tcPr>
          <w:p w14:paraId="5C1A52B7" w14:textId="77777777" w:rsidR="00332347" w:rsidRPr="0083478A" w:rsidRDefault="00332347" w:rsidP="0083478A">
            <w:pPr>
              <w:jc w:val="center"/>
              <w:rPr>
                <w:rFonts w:cs="Times New Roman"/>
                <w:bCs/>
                <w:sz w:val="26"/>
                <w:szCs w:val="26"/>
              </w:rPr>
            </w:pPr>
          </w:p>
        </w:tc>
        <w:tc>
          <w:tcPr>
            <w:tcW w:w="968" w:type="dxa"/>
            <w:noWrap/>
            <w:hideMark/>
          </w:tcPr>
          <w:p w14:paraId="78E40D9E" w14:textId="77777777" w:rsidR="00332347" w:rsidRPr="0083478A" w:rsidRDefault="00332347" w:rsidP="0083478A">
            <w:pPr>
              <w:jc w:val="center"/>
              <w:rPr>
                <w:rFonts w:cs="Times New Roman"/>
                <w:bCs/>
                <w:sz w:val="26"/>
                <w:szCs w:val="26"/>
              </w:rPr>
            </w:pPr>
          </w:p>
        </w:tc>
        <w:tc>
          <w:tcPr>
            <w:tcW w:w="932" w:type="dxa"/>
            <w:noWrap/>
            <w:hideMark/>
          </w:tcPr>
          <w:p w14:paraId="5FEB701D" w14:textId="77777777" w:rsidR="00332347" w:rsidRPr="0083478A" w:rsidRDefault="00332347" w:rsidP="0083478A">
            <w:pPr>
              <w:jc w:val="center"/>
              <w:rPr>
                <w:rFonts w:cs="Times New Roman"/>
                <w:bCs/>
                <w:sz w:val="26"/>
                <w:szCs w:val="26"/>
              </w:rPr>
            </w:pPr>
          </w:p>
        </w:tc>
        <w:tc>
          <w:tcPr>
            <w:tcW w:w="1314" w:type="dxa"/>
            <w:noWrap/>
            <w:hideMark/>
          </w:tcPr>
          <w:p w14:paraId="66390357" w14:textId="77777777" w:rsidR="00332347" w:rsidRPr="0083478A" w:rsidRDefault="00332347" w:rsidP="0083478A">
            <w:pPr>
              <w:jc w:val="center"/>
              <w:rPr>
                <w:rFonts w:cs="Times New Roman"/>
                <w:bCs/>
                <w:sz w:val="26"/>
                <w:szCs w:val="26"/>
              </w:rPr>
            </w:pPr>
          </w:p>
        </w:tc>
        <w:tc>
          <w:tcPr>
            <w:tcW w:w="968" w:type="dxa"/>
            <w:noWrap/>
            <w:hideMark/>
          </w:tcPr>
          <w:p w14:paraId="344215A5"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9" w:type="dxa"/>
            <w:noWrap/>
            <w:hideMark/>
          </w:tcPr>
          <w:p w14:paraId="66452A23" w14:textId="77777777" w:rsidR="00332347" w:rsidRPr="0083478A" w:rsidRDefault="00332347" w:rsidP="0083478A">
            <w:pPr>
              <w:jc w:val="center"/>
              <w:rPr>
                <w:rFonts w:cs="Times New Roman"/>
                <w:bCs/>
                <w:sz w:val="26"/>
                <w:szCs w:val="26"/>
              </w:rPr>
            </w:pPr>
          </w:p>
        </w:tc>
        <w:tc>
          <w:tcPr>
            <w:tcW w:w="808" w:type="dxa"/>
            <w:noWrap/>
            <w:hideMark/>
          </w:tcPr>
          <w:p w14:paraId="066E80B2"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r>
      <w:tr w:rsidR="00332347" w:rsidRPr="00332347" w14:paraId="7257F15B" w14:textId="77777777" w:rsidTr="00332347">
        <w:trPr>
          <w:trHeight w:val="360"/>
        </w:trPr>
        <w:tc>
          <w:tcPr>
            <w:tcW w:w="805" w:type="dxa"/>
          </w:tcPr>
          <w:p w14:paraId="0935FFD2"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734706B6" w14:textId="6FFE48A6" w:rsidR="00332347" w:rsidRPr="0083478A" w:rsidRDefault="00332347" w:rsidP="008F68BF">
            <w:pPr>
              <w:rPr>
                <w:rFonts w:cs="Times New Roman"/>
                <w:bCs/>
                <w:sz w:val="26"/>
                <w:szCs w:val="26"/>
              </w:rPr>
            </w:pPr>
            <w:r w:rsidRPr="0083478A">
              <w:rPr>
                <w:rFonts w:cs="Times New Roman"/>
                <w:bCs/>
                <w:sz w:val="26"/>
                <w:szCs w:val="26"/>
              </w:rPr>
              <w:t>Tham mưu xây dựng hệ thống đánh giá rủi ro an ninh hàng không của Tổng công ty.</w:t>
            </w:r>
          </w:p>
        </w:tc>
        <w:tc>
          <w:tcPr>
            <w:tcW w:w="866" w:type="dxa"/>
            <w:noWrap/>
            <w:hideMark/>
          </w:tcPr>
          <w:p w14:paraId="06D96796" w14:textId="77777777" w:rsidR="00332347" w:rsidRPr="0083478A" w:rsidRDefault="00332347" w:rsidP="0083478A">
            <w:pPr>
              <w:jc w:val="center"/>
              <w:rPr>
                <w:rFonts w:cs="Times New Roman"/>
                <w:bCs/>
                <w:sz w:val="26"/>
                <w:szCs w:val="26"/>
              </w:rPr>
            </w:pPr>
          </w:p>
        </w:tc>
        <w:tc>
          <w:tcPr>
            <w:tcW w:w="968" w:type="dxa"/>
            <w:noWrap/>
            <w:hideMark/>
          </w:tcPr>
          <w:p w14:paraId="5D679585" w14:textId="77777777" w:rsidR="00332347" w:rsidRPr="0083478A" w:rsidRDefault="00332347" w:rsidP="0083478A">
            <w:pPr>
              <w:jc w:val="center"/>
              <w:rPr>
                <w:rFonts w:cs="Times New Roman"/>
                <w:bCs/>
                <w:sz w:val="26"/>
                <w:szCs w:val="26"/>
              </w:rPr>
            </w:pPr>
          </w:p>
        </w:tc>
        <w:tc>
          <w:tcPr>
            <w:tcW w:w="932" w:type="dxa"/>
            <w:noWrap/>
            <w:hideMark/>
          </w:tcPr>
          <w:p w14:paraId="69DFF9B6" w14:textId="77777777" w:rsidR="00332347" w:rsidRPr="0083478A" w:rsidRDefault="00332347" w:rsidP="0083478A">
            <w:pPr>
              <w:jc w:val="center"/>
              <w:rPr>
                <w:rFonts w:cs="Times New Roman"/>
                <w:bCs/>
                <w:sz w:val="26"/>
                <w:szCs w:val="26"/>
              </w:rPr>
            </w:pPr>
          </w:p>
        </w:tc>
        <w:tc>
          <w:tcPr>
            <w:tcW w:w="1314" w:type="dxa"/>
            <w:noWrap/>
            <w:hideMark/>
          </w:tcPr>
          <w:p w14:paraId="507BB89F" w14:textId="77777777" w:rsidR="00332347" w:rsidRPr="0083478A" w:rsidRDefault="00332347" w:rsidP="0083478A">
            <w:pPr>
              <w:jc w:val="center"/>
              <w:rPr>
                <w:rFonts w:cs="Times New Roman"/>
                <w:bCs/>
                <w:sz w:val="26"/>
                <w:szCs w:val="26"/>
              </w:rPr>
            </w:pPr>
          </w:p>
        </w:tc>
        <w:tc>
          <w:tcPr>
            <w:tcW w:w="968" w:type="dxa"/>
            <w:noWrap/>
            <w:hideMark/>
          </w:tcPr>
          <w:p w14:paraId="35668F1E"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9" w:type="dxa"/>
            <w:noWrap/>
            <w:hideMark/>
          </w:tcPr>
          <w:p w14:paraId="3A8D4632" w14:textId="77777777" w:rsidR="00332347" w:rsidRPr="0083478A" w:rsidRDefault="00332347" w:rsidP="0083478A">
            <w:pPr>
              <w:jc w:val="center"/>
              <w:rPr>
                <w:rFonts w:cs="Times New Roman"/>
                <w:bCs/>
                <w:sz w:val="26"/>
                <w:szCs w:val="26"/>
              </w:rPr>
            </w:pPr>
          </w:p>
        </w:tc>
        <w:tc>
          <w:tcPr>
            <w:tcW w:w="808" w:type="dxa"/>
            <w:noWrap/>
            <w:hideMark/>
          </w:tcPr>
          <w:p w14:paraId="58CAACE7"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r>
      <w:tr w:rsidR="00332347" w:rsidRPr="00332347" w14:paraId="6AAC7B40" w14:textId="77777777" w:rsidTr="00332347">
        <w:trPr>
          <w:trHeight w:val="1080"/>
        </w:trPr>
        <w:tc>
          <w:tcPr>
            <w:tcW w:w="805" w:type="dxa"/>
          </w:tcPr>
          <w:p w14:paraId="60A2197F"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32D32F4A" w14:textId="77A3C3F9" w:rsidR="00332347" w:rsidRPr="0083478A" w:rsidRDefault="00332347" w:rsidP="008F68BF">
            <w:pPr>
              <w:rPr>
                <w:rFonts w:cs="Times New Roman"/>
                <w:bCs/>
                <w:sz w:val="26"/>
                <w:szCs w:val="26"/>
              </w:rPr>
            </w:pPr>
            <w:r w:rsidRPr="0083478A">
              <w:rPr>
                <w:rFonts w:cs="Times New Roman"/>
                <w:bCs/>
                <w:sz w:val="26"/>
                <w:szCs w:val="26"/>
              </w:rPr>
              <w:t>Phân tích, đánh giá các thông tin liên quan ANHK; Lập, quản lý các đe dọa ANHK và đề xuất thực hiện các biện pháp giảm thiểu rủi ro ANHK; Theo dõi, đánh giá việc thực hiện các biện pháp giảm thiểu rủi ro và hành động khắc phục phòng ngừa.</w:t>
            </w:r>
          </w:p>
        </w:tc>
        <w:tc>
          <w:tcPr>
            <w:tcW w:w="866" w:type="dxa"/>
            <w:noWrap/>
            <w:hideMark/>
          </w:tcPr>
          <w:p w14:paraId="6AC9EDD7" w14:textId="77777777" w:rsidR="00332347" w:rsidRPr="0083478A" w:rsidRDefault="00332347" w:rsidP="0083478A">
            <w:pPr>
              <w:jc w:val="center"/>
              <w:rPr>
                <w:rFonts w:cs="Times New Roman"/>
                <w:bCs/>
                <w:sz w:val="26"/>
                <w:szCs w:val="26"/>
              </w:rPr>
            </w:pPr>
          </w:p>
        </w:tc>
        <w:tc>
          <w:tcPr>
            <w:tcW w:w="968" w:type="dxa"/>
            <w:noWrap/>
            <w:hideMark/>
          </w:tcPr>
          <w:p w14:paraId="5FB647A4" w14:textId="77777777" w:rsidR="00332347" w:rsidRPr="0083478A" w:rsidRDefault="00332347" w:rsidP="0083478A">
            <w:pPr>
              <w:jc w:val="center"/>
              <w:rPr>
                <w:rFonts w:cs="Times New Roman"/>
                <w:bCs/>
                <w:sz w:val="26"/>
                <w:szCs w:val="26"/>
              </w:rPr>
            </w:pPr>
          </w:p>
        </w:tc>
        <w:tc>
          <w:tcPr>
            <w:tcW w:w="932" w:type="dxa"/>
            <w:noWrap/>
            <w:hideMark/>
          </w:tcPr>
          <w:p w14:paraId="6EE74634" w14:textId="77777777" w:rsidR="00332347" w:rsidRPr="0083478A" w:rsidRDefault="00332347" w:rsidP="0083478A">
            <w:pPr>
              <w:jc w:val="center"/>
              <w:rPr>
                <w:rFonts w:cs="Times New Roman"/>
                <w:bCs/>
                <w:sz w:val="26"/>
                <w:szCs w:val="26"/>
              </w:rPr>
            </w:pPr>
          </w:p>
        </w:tc>
        <w:tc>
          <w:tcPr>
            <w:tcW w:w="1314" w:type="dxa"/>
            <w:noWrap/>
            <w:hideMark/>
          </w:tcPr>
          <w:p w14:paraId="397D1ABF" w14:textId="77777777" w:rsidR="00332347" w:rsidRPr="0083478A" w:rsidRDefault="00332347" w:rsidP="0083478A">
            <w:pPr>
              <w:jc w:val="center"/>
              <w:rPr>
                <w:rFonts w:cs="Times New Roman"/>
                <w:bCs/>
                <w:sz w:val="26"/>
                <w:szCs w:val="26"/>
              </w:rPr>
            </w:pPr>
          </w:p>
        </w:tc>
        <w:tc>
          <w:tcPr>
            <w:tcW w:w="968" w:type="dxa"/>
            <w:noWrap/>
            <w:hideMark/>
          </w:tcPr>
          <w:p w14:paraId="0F77F3EC"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9" w:type="dxa"/>
            <w:noWrap/>
            <w:hideMark/>
          </w:tcPr>
          <w:p w14:paraId="07D552BE"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1DD40ABB" w14:textId="77777777" w:rsidR="00332347" w:rsidRPr="0083478A" w:rsidRDefault="00332347" w:rsidP="0083478A">
            <w:pPr>
              <w:jc w:val="center"/>
              <w:rPr>
                <w:rFonts w:cs="Times New Roman"/>
                <w:bCs/>
                <w:sz w:val="26"/>
                <w:szCs w:val="26"/>
              </w:rPr>
            </w:pPr>
          </w:p>
        </w:tc>
      </w:tr>
      <w:tr w:rsidR="00332347" w:rsidRPr="00332347" w14:paraId="75E04573" w14:textId="77777777" w:rsidTr="00332347">
        <w:trPr>
          <w:trHeight w:val="360"/>
        </w:trPr>
        <w:tc>
          <w:tcPr>
            <w:tcW w:w="805" w:type="dxa"/>
          </w:tcPr>
          <w:p w14:paraId="668E07F8"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760145DA" w14:textId="45B908A9" w:rsidR="00332347" w:rsidRPr="0083478A" w:rsidRDefault="00332347" w:rsidP="008F68BF">
            <w:pPr>
              <w:rPr>
                <w:rFonts w:cs="Times New Roman"/>
                <w:bCs/>
                <w:sz w:val="26"/>
                <w:szCs w:val="26"/>
              </w:rPr>
            </w:pPr>
            <w:r w:rsidRPr="0083478A">
              <w:rPr>
                <w:rFonts w:cs="Times New Roman"/>
                <w:bCs/>
                <w:sz w:val="26"/>
                <w:szCs w:val="26"/>
              </w:rPr>
              <w:t xml:space="preserve"> Xây dựng các kịch bản về mối đe dọa ANHK.</w:t>
            </w:r>
          </w:p>
        </w:tc>
        <w:tc>
          <w:tcPr>
            <w:tcW w:w="866" w:type="dxa"/>
            <w:noWrap/>
            <w:hideMark/>
          </w:tcPr>
          <w:p w14:paraId="29E1A2D9" w14:textId="77777777" w:rsidR="00332347" w:rsidRPr="0083478A" w:rsidRDefault="00332347" w:rsidP="0083478A">
            <w:pPr>
              <w:jc w:val="center"/>
              <w:rPr>
                <w:rFonts w:cs="Times New Roman"/>
                <w:bCs/>
                <w:sz w:val="26"/>
                <w:szCs w:val="26"/>
              </w:rPr>
            </w:pPr>
          </w:p>
        </w:tc>
        <w:tc>
          <w:tcPr>
            <w:tcW w:w="968" w:type="dxa"/>
            <w:noWrap/>
            <w:hideMark/>
          </w:tcPr>
          <w:p w14:paraId="503132FA" w14:textId="77777777" w:rsidR="00332347" w:rsidRPr="0083478A" w:rsidRDefault="00332347" w:rsidP="0083478A">
            <w:pPr>
              <w:jc w:val="center"/>
              <w:rPr>
                <w:rFonts w:cs="Times New Roman"/>
                <w:bCs/>
                <w:sz w:val="26"/>
                <w:szCs w:val="26"/>
              </w:rPr>
            </w:pPr>
          </w:p>
        </w:tc>
        <w:tc>
          <w:tcPr>
            <w:tcW w:w="932" w:type="dxa"/>
            <w:noWrap/>
            <w:hideMark/>
          </w:tcPr>
          <w:p w14:paraId="0A7D79FD" w14:textId="77777777" w:rsidR="00332347" w:rsidRPr="0083478A" w:rsidRDefault="00332347" w:rsidP="0083478A">
            <w:pPr>
              <w:jc w:val="center"/>
              <w:rPr>
                <w:rFonts w:cs="Times New Roman"/>
                <w:bCs/>
                <w:sz w:val="26"/>
                <w:szCs w:val="26"/>
              </w:rPr>
            </w:pPr>
          </w:p>
        </w:tc>
        <w:tc>
          <w:tcPr>
            <w:tcW w:w="1314" w:type="dxa"/>
            <w:noWrap/>
            <w:hideMark/>
          </w:tcPr>
          <w:p w14:paraId="0ABD983C" w14:textId="77777777" w:rsidR="00332347" w:rsidRPr="0083478A" w:rsidRDefault="00332347" w:rsidP="0083478A">
            <w:pPr>
              <w:jc w:val="center"/>
              <w:rPr>
                <w:rFonts w:cs="Times New Roman"/>
                <w:bCs/>
                <w:sz w:val="26"/>
                <w:szCs w:val="26"/>
              </w:rPr>
            </w:pPr>
          </w:p>
        </w:tc>
        <w:tc>
          <w:tcPr>
            <w:tcW w:w="968" w:type="dxa"/>
            <w:noWrap/>
            <w:hideMark/>
          </w:tcPr>
          <w:p w14:paraId="2685E78D"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9" w:type="dxa"/>
            <w:noWrap/>
            <w:hideMark/>
          </w:tcPr>
          <w:p w14:paraId="7A10D713"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7317DF59" w14:textId="77777777" w:rsidR="00332347" w:rsidRPr="0083478A" w:rsidRDefault="00332347" w:rsidP="0083478A">
            <w:pPr>
              <w:jc w:val="center"/>
              <w:rPr>
                <w:rFonts w:cs="Times New Roman"/>
                <w:bCs/>
                <w:sz w:val="26"/>
                <w:szCs w:val="26"/>
              </w:rPr>
            </w:pPr>
          </w:p>
        </w:tc>
      </w:tr>
      <w:tr w:rsidR="00332347" w:rsidRPr="00332347" w14:paraId="4BC8E7E2" w14:textId="77777777" w:rsidTr="00332347">
        <w:trPr>
          <w:trHeight w:val="360"/>
        </w:trPr>
        <w:tc>
          <w:tcPr>
            <w:tcW w:w="805" w:type="dxa"/>
          </w:tcPr>
          <w:p w14:paraId="06254E57"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37D5512D" w14:textId="71D4A75B" w:rsidR="00332347" w:rsidRPr="0083478A" w:rsidRDefault="00332347" w:rsidP="008F68BF">
            <w:pPr>
              <w:rPr>
                <w:rFonts w:cs="Times New Roman"/>
                <w:bCs/>
                <w:sz w:val="26"/>
                <w:szCs w:val="26"/>
              </w:rPr>
            </w:pPr>
            <w:r w:rsidRPr="0083478A">
              <w:rPr>
                <w:rFonts w:cs="Times New Roman"/>
                <w:bCs/>
                <w:sz w:val="26"/>
                <w:szCs w:val="26"/>
              </w:rPr>
              <w:t>Thực hiện công tác bình giảng rút kinh nghiệm về các sự cố, rủi ro ANHK với các đơn vị.</w:t>
            </w:r>
          </w:p>
        </w:tc>
        <w:tc>
          <w:tcPr>
            <w:tcW w:w="866" w:type="dxa"/>
            <w:noWrap/>
            <w:hideMark/>
          </w:tcPr>
          <w:p w14:paraId="0D9803B1" w14:textId="77777777" w:rsidR="00332347" w:rsidRPr="0083478A" w:rsidRDefault="00332347" w:rsidP="0083478A">
            <w:pPr>
              <w:jc w:val="center"/>
              <w:rPr>
                <w:rFonts w:cs="Times New Roman"/>
                <w:bCs/>
                <w:sz w:val="26"/>
                <w:szCs w:val="26"/>
              </w:rPr>
            </w:pPr>
          </w:p>
        </w:tc>
        <w:tc>
          <w:tcPr>
            <w:tcW w:w="968" w:type="dxa"/>
            <w:noWrap/>
            <w:hideMark/>
          </w:tcPr>
          <w:p w14:paraId="1BD256B3" w14:textId="77777777" w:rsidR="00332347" w:rsidRPr="0083478A" w:rsidRDefault="00332347" w:rsidP="0083478A">
            <w:pPr>
              <w:jc w:val="center"/>
              <w:rPr>
                <w:rFonts w:cs="Times New Roman"/>
                <w:bCs/>
                <w:sz w:val="26"/>
                <w:szCs w:val="26"/>
              </w:rPr>
            </w:pPr>
          </w:p>
        </w:tc>
        <w:tc>
          <w:tcPr>
            <w:tcW w:w="932" w:type="dxa"/>
            <w:noWrap/>
            <w:hideMark/>
          </w:tcPr>
          <w:p w14:paraId="6F54C9BF" w14:textId="77777777" w:rsidR="00332347" w:rsidRPr="0083478A" w:rsidRDefault="00332347" w:rsidP="0083478A">
            <w:pPr>
              <w:jc w:val="center"/>
              <w:rPr>
                <w:rFonts w:cs="Times New Roman"/>
                <w:bCs/>
                <w:sz w:val="26"/>
                <w:szCs w:val="26"/>
              </w:rPr>
            </w:pPr>
          </w:p>
        </w:tc>
        <w:tc>
          <w:tcPr>
            <w:tcW w:w="1314" w:type="dxa"/>
            <w:noWrap/>
            <w:hideMark/>
          </w:tcPr>
          <w:p w14:paraId="22CC917C" w14:textId="77777777" w:rsidR="00332347" w:rsidRPr="0083478A" w:rsidRDefault="00332347" w:rsidP="0083478A">
            <w:pPr>
              <w:jc w:val="center"/>
              <w:rPr>
                <w:rFonts w:cs="Times New Roman"/>
                <w:bCs/>
                <w:sz w:val="26"/>
                <w:szCs w:val="26"/>
              </w:rPr>
            </w:pPr>
          </w:p>
        </w:tc>
        <w:tc>
          <w:tcPr>
            <w:tcW w:w="968" w:type="dxa"/>
            <w:noWrap/>
            <w:hideMark/>
          </w:tcPr>
          <w:p w14:paraId="1CF60782"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9" w:type="dxa"/>
            <w:noWrap/>
            <w:hideMark/>
          </w:tcPr>
          <w:p w14:paraId="258AC851" w14:textId="77777777" w:rsidR="00332347" w:rsidRPr="0083478A" w:rsidRDefault="00332347" w:rsidP="0083478A">
            <w:pPr>
              <w:jc w:val="center"/>
              <w:rPr>
                <w:rFonts w:cs="Times New Roman"/>
                <w:bCs/>
                <w:sz w:val="26"/>
                <w:szCs w:val="26"/>
              </w:rPr>
            </w:pPr>
          </w:p>
        </w:tc>
        <w:tc>
          <w:tcPr>
            <w:tcW w:w="808" w:type="dxa"/>
            <w:noWrap/>
            <w:hideMark/>
          </w:tcPr>
          <w:p w14:paraId="583386D8"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r>
      <w:tr w:rsidR="00332347" w:rsidRPr="00332347" w14:paraId="16CBF78C" w14:textId="77777777" w:rsidTr="00332347">
        <w:trPr>
          <w:trHeight w:val="360"/>
        </w:trPr>
        <w:tc>
          <w:tcPr>
            <w:tcW w:w="805" w:type="dxa"/>
          </w:tcPr>
          <w:p w14:paraId="5529E05E"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757493A7" w14:textId="603B11E1" w:rsidR="00332347" w:rsidRPr="0083478A" w:rsidRDefault="00332347" w:rsidP="008F68BF">
            <w:pPr>
              <w:rPr>
                <w:rFonts w:cs="Times New Roman"/>
                <w:bCs/>
                <w:sz w:val="26"/>
                <w:szCs w:val="26"/>
              </w:rPr>
            </w:pPr>
            <w:r w:rsidRPr="0083478A">
              <w:rPr>
                <w:rFonts w:cs="Times New Roman"/>
                <w:bCs/>
                <w:sz w:val="26"/>
                <w:szCs w:val="26"/>
              </w:rPr>
              <w:t>Xây dựng và triển khai thực hiện Sổ tay xử lý tình huống can thiệp bất hợp pháp vào tàu bay đang bay.</w:t>
            </w:r>
          </w:p>
        </w:tc>
        <w:tc>
          <w:tcPr>
            <w:tcW w:w="866" w:type="dxa"/>
            <w:noWrap/>
            <w:hideMark/>
          </w:tcPr>
          <w:p w14:paraId="1451639C" w14:textId="77777777" w:rsidR="00332347" w:rsidRPr="0083478A" w:rsidRDefault="00332347" w:rsidP="0083478A">
            <w:pPr>
              <w:jc w:val="center"/>
              <w:rPr>
                <w:rFonts w:cs="Times New Roman"/>
                <w:bCs/>
                <w:sz w:val="26"/>
                <w:szCs w:val="26"/>
              </w:rPr>
            </w:pPr>
          </w:p>
        </w:tc>
        <w:tc>
          <w:tcPr>
            <w:tcW w:w="968" w:type="dxa"/>
            <w:noWrap/>
            <w:hideMark/>
          </w:tcPr>
          <w:p w14:paraId="1167078E" w14:textId="77777777" w:rsidR="00332347" w:rsidRPr="0083478A" w:rsidRDefault="00332347" w:rsidP="0083478A">
            <w:pPr>
              <w:jc w:val="center"/>
              <w:rPr>
                <w:rFonts w:cs="Times New Roman"/>
                <w:bCs/>
                <w:sz w:val="26"/>
                <w:szCs w:val="26"/>
              </w:rPr>
            </w:pPr>
          </w:p>
        </w:tc>
        <w:tc>
          <w:tcPr>
            <w:tcW w:w="932" w:type="dxa"/>
            <w:noWrap/>
            <w:hideMark/>
          </w:tcPr>
          <w:p w14:paraId="389988AF" w14:textId="77777777" w:rsidR="00332347" w:rsidRPr="0083478A" w:rsidRDefault="00332347" w:rsidP="0083478A">
            <w:pPr>
              <w:jc w:val="center"/>
              <w:rPr>
                <w:rFonts w:cs="Times New Roman"/>
                <w:bCs/>
                <w:sz w:val="26"/>
                <w:szCs w:val="26"/>
              </w:rPr>
            </w:pPr>
          </w:p>
        </w:tc>
        <w:tc>
          <w:tcPr>
            <w:tcW w:w="1314" w:type="dxa"/>
            <w:noWrap/>
            <w:hideMark/>
          </w:tcPr>
          <w:p w14:paraId="751D80F4" w14:textId="77777777" w:rsidR="00332347" w:rsidRPr="0083478A" w:rsidRDefault="00332347" w:rsidP="0083478A">
            <w:pPr>
              <w:jc w:val="center"/>
              <w:rPr>
                <w:rFonts w:cs="Times New Roman"/>
                <w:bCs/>
                <w:sz w:val="26"/>
                <w:szCs w:val="26"/>
              </w:rPr>
            </w:pPr>
          </w:p>
        </w:tc>
        <w:tc>
          <w:tcPr>
            <w:tcW w:w="968" w:type="dxa"/>
            <w:noWrap/>
            <w:hideMark/>
          </w:tcPr>
          <w:p w14:paraId="07E9199D"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9" w:type="dxa"/>
            <w:noWrap/>
            <w:hideMark/>
          </w:tcPr>
          <w:p w14:paraId="14885103" w14:textId="77777777" w:rsidR="00332347" w:rsidRPr="0083478A" w:rsidRDefault="00332347" w:rsidP="0083478A">
            <w:pPr>
              <w:jc w:val="center"/>
              <w:rPr>
                <w:rFonts w:cs="Times New Roman"/>
                <w:bCs/>
                <w:sz w:val="26"/>
                <w:szCs w:val="26"/>
              </w:rPr>
            </w:pPr>
          </w:p>
        </w:tc>
        <w:tc>
          <w:tcPr>
            <w:tcW w:w="808" w:type="dxa"/>
            <w:noWrap/>
            <w:hideMark/>
          </w:tcPr>
          <w:p w14:paraId="4C98A3AD"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r>
      <w:tr w:rsidR="00332347" w:rsidRPr="00332347" w14:paraId="53230BFF" w14:textId="77777777" w:rsidTr="00332347">
        <w:trPr>
          <w:trHeight w:val="720"/>
        </w:trPr>
        <w:tc>
          <w:tcPr>
            <w:tcW w:w="805" w:type="dxa"/>
          </w:tcPr>
          <w:p w14:paraId="5FC6FFC4"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29E46537" w14:textId="42916B1D" w:rsidR="00332347" w:rsidRPr="0083478A" w:rsidRDefault="00332347" w:rsidP="008F68BF">
            <w:pPr>
              <w:rPr>
                <w:rFonts w:cs="Times New Roman"/>
                <w:bCs/>
                <w:sz w:val="26"/>
                <w:szCs w:val="26"/>
              </w:rPr>
            </w:pPr>
            <w:r w:rsidRPr="0083478A">
              <w:rPr>
                <w:rFonts w:cs="Times New Roman"/>
                <w:bCs/>
                <w:sz w:val="26"/>
                <w:szCs w:val="26"/>
              </w:rPr>
              <w:t>Phối hợp kiểm tra, giám sát các đơn vị thực hiện công tác diễn tập cấp Tổng công ty, cấp cơ sở theo kế hoạch được phê duyệt.</w:t>
            </w:r>
          </w:p>
        </w:tc>
        <w:tc>
          <w:tcPr>
            <w:tcW w:w="866" w:type="dxa"/>
            <w:noWrap/>
            <w:hideMark/>
          </w:tcPr>
          <w:p w14:paraId="3A0BC107" w14:textId="77777777" w:rsidR="00332347" w:rsidRPr="0083478A" w:rsidRDefault="00332347" w:rsidP="0083478A">
            <w:pPr>
              <w:jc w:val="center"/>
              <w:rPr>
                <w:rFonts w:cs="Times New Roman"/>
                <w:bCs/>
                <w:sz w:val="26"/>
                <w:szCs w:val="26"/>
              </w:rPr>
            </w:pPr>
          </w:p>
        </w:tc>
        <w:tc>
          <w:tcPr>
            <w:tcW w:w="968" w:type="dxa"/>
            <w:noWrap/>
            <w:hideMark/>
          </w:tcPr>
          <w:p w14:paraId="6FF8FF68" w14:textId="77777777" w:rsidR="00332347" w:rsidRPr="0083478A" w:rsidRDefault="00332347" w:rsidP="0083478A">
            <w:pPr>
              <w:jc w:val="center"/>
              <w:rPr>
                <w:rFonts w:cs="Times New Roman"/>
                <w:bCs/>
                <w:sz w:val="26"/>
                <w:szCs w:val="26"/>
              </w:rPr>
            </w:pPr>
          </w:p>
        </w:tc>
        <w:tc>
          <w:tcPr>
            <w:tcW w:w="932" w:type="dxa"/>
            <w:noWrap/>
            <w:hideMark/>
          </w:tcPr>
          <w:p w14:paraId="3E6B3F21" w14:textId="77777777" w:rsidR="00332347" w:rsidRPr="0083478A" w:rsidRDefault="00332347" w:rsidP="0083478A">
            <w:pPr>
              <w:jc w:val="center"/>
              <w:rPr>
                <w:rFonts w:cs="Times New Roman"/>
                <w:bCs/>
                <w:sz w:val="26"/>
                <w:szCs w:val="26"/>
              </w:rPr>
            </w:pPr>
          </w:p>
        </w:tc>
        <w:tc>
          <w:tcPr>
            <w:tcW w:w="1314" w:type="dxa"/>
            <w:noWrap/>
            <w:hideMark/>
          </w:tcPr>
          <w:p w14:paraId="3361A2B1" w14:textId="77777777" w:rsidR="00332347" w:rsidRPr="0083478A" w:rsidRDefault="00332347" w:rsidP="0083478A">
            <w:pPr>
              <w:jc w:val="center"/>
              <w:rPr>
                <w:rFonts w:cs="Times New Roman"/>
                <w:bCs/>
                <w:sz w:val="26"/>
                <w:szCs w:val="26"/>
              </w:rPr>
            </w:pPr>
          </w:p>
        </w:tc>
        <w:tc>
          <w:tcPr>
            <w:tcW w:w="968" w:type="dxa"/>
            <w:noWrap/>
            <w:hideMark/>
          </w:tcPr>
          <w:p w14:paraId="43AB21A3"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9" w:type="dxa"/>
            <w:noWrap/>
            <w:hideMark/>
          </w:tcPr>
          <w:p w14:paraId="1736530B" w14:textId="77777777" w:rsidR="00332347" w:rsidRPr="0083478A" w:rsidRDefault="00332347" w:rsidP="0083478A">
            <w:pPr>
              <w:jc w:val="center"/>
              <w:rPr>
                <w:rFonts w:cs="Times New Roman"/>
                <w:bCs/>
                <w:sz w:val="26"/>
                <w:szCs w:val="26"/>
              </w:rPr>
            </w:pPr>
          </w:p>
        </w:tc>
        <w:tc>
          <w:tcPr>
            <w:tcW w:w="808" w:type="dxa"/>
            <w:noWrap/>
            <w:hideMark/>
          </w:tcPr>
          <w:p w14:paraId="1A1C84E5"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r w:rsidR="00332347" w:rsidRPr="00332347" w14:paraId="794343E6" w14:textId="77777777" w:rsidTr="00332347">
        <w:trPr>
          <w:trHeight w:val="720"/>
        </w:trPr>
        <w:tc>
          <w:tcPr>
            <w:tcW w:w="805" w:type="dxa"/>
          </w:tcPr>
          <w:p w14:paraId="1CF1DCF2"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0290286E" w14:textId="704EDFF0" w:rsidR="00332347" w:rsidRPr="0083478A" w:rsidRDefault="00332347" w:rsidP="008F68BF">
            <w:pPr>
              <w:rPr>
                <w:rFonts w:cs="Times New Roman"/>
                <w:bCs/>
                <w:sz w:val="26"/>
                <w:szCs w:val="26"/>
              </w:rPr>
            </w:pPr>
            <w:r w:rsidRPr="0083478A">
              <w:rPr>
                <w:rFonts w:cs="Times New Roman"/>
                <w:bCs/>
                <w:sz w:val="26"/>
                <w:szCs w:val="26"/>
              </w:rPr>
              <w:t>Hướng dẫn, kiểm tra, giám sát các đơn vị thực hiện công tác quản lý, sử dụng vũ khí, công cụ hỗ trợ, trang thiết bị ANHK; kiểm soát chất lượng ANHK nội bộ.</w:t>
            </w:r>
          </w:p>
        </w:tc>
        <w:tc>
          <w:tcPr>
            <w:tcW w:w="866" w:type="dxa"/>
            <w:noWrap/>
            <w:hideMark/>
          </w:tcPr>
          <w:p w14:paraId="6F6BC1ED" w14:textId="77777777" w:rsidR="00332347" w:rsidRPr="0083478A" w:rsidRDefault="00332347" w:rsidP="0083478A">
            <w:pPr>
              <w:jc w:val="center"/>
              <w:rPr>
                <w:rFonts w:cs="Times New Roman"/>
                <w:bCs/>
                <w:sz w:val="26"/>
                <w:szCs w:val="26"/>
              </w:rPr>
            </w:pPr>
          </w:p>
        </w:tc>
        <w:tc>
          <w:tcPr>
            <w:tcW w:w="968" w:type="dxa"/>
            <w:noWrap/>
            <w:hideMark/>
          </w:tcPr>
          <w:p w14:paraId="13FB8342" w14:textId="77777777" w:rsidR="00332347" w:rsidRPr="0083478A" w:rsidRDefault="00332347" w:rsidP="0083478A">
            <w:pPr>
              <w:jc w:val="center"/>
              <w:rPr>
                <w:rFonts w:cs="Times New Roman"/>
                <w:bCs/>
                <w:sz w:val="26"/>
                <w:szCs w:val="26"/>
              </w:rPr>
            </w:pPr>
          </w:p>
        </w:tc>
        <w:tc>
          <w:tcPr>
            <w:tcW w:w="932" w:type="dxa"/>
            <w:noWrap/>
            <w:hideMark/>
          </w:tcPr>
          <w:p w14:paraId="32E74395" w14:textId="77777777" w:rsidR="00332347" w:rsidRPr="0083478A" w:rsidRDefault="00332347" w:rsidP="0083478A">
            <w:pPr>
              <w:jc w:val="center"/>
              <w:rPr>
                <w:rFonts w:cs="Times New Roman"/>
                <w:bCs/>
                <w:sz w:val="26"/>
                <w:szCs w:val="26"/>
              </w:rPr>
            </w:pPr>
          </w:p>
        </w:tc>
        <w:tc>
          <w:tcPr>
            <w:tcW w:w="1314" w:type="dxa"/>
            <w:noWrap/>
            <w:hideMark/>
          </w:tcPr>
          <w:p w14:paraId="6D188557" w14:textId="77777777" w:rsidR="00332347" w:rsidRPr="0083478A" w:rsidRDefault="00332347" w:rsidP="0083478A">
            <w:pPr>
              <w:jc w:val="center"/>
              <w:rPr>
                <w:rFonts w:cs="Times New Roman"/>
                <w:bCs/>
                <w:sz w:val="26"/>
                <w:szCs w:val="26"/>
              </w:rPr>
            </w:pPr>
          </w:p>
        </w:tc>
        <w:tc>
          <w:tcPr>
            <w:tcW w:w="968" w:type="dxa"/>
            <w:noWrap/>
            <w:hideMark/>
          </w:tcPr>
          <w:p w14:paraId="60C04F1E"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9" w:type="dxa"/>
            <w:noWrap/>
            <w:hideMark/>
          </w:tcPr>
          <w:p w14:paraId="4CA81D1F"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808" w:type="dxa"/>
            <w:noWrap/>
            <w:hideMark/>
          </w:tcPr>
          <w:p w14:paraId="68720554" w14:textId="77777777" w:rsidR="00332347" w:rsidRPr="0083478A" w:rsidRDefault="00332347" w:rsidP="0083478A">
            <w:pPr>
              <w:jc w:val="center"/>
              <w:rPr>
                <w:rFonts w:cs="Times New Roman"/>
                <w:bCs/>
                <w:sz w:val="26"/>
                <w:szCs w:val="26"/>
              </w:rPr>
            </w:pPr>
          </w:p>
        </w:tc>
      </w:tr>
      <w:tr w:rsidR="00332347" w:rsidRPr="00332347" w14:paraId="2C232E04" w14:textId="77777777" w:rsidTr="00332347">
        <w:trPr>
          <w:trHeight w:val="360"/>
        </w:trPr>
        <w:tc>
          <w:tcPr>
            <w:tcW w:w="805" w:type="dxa"/>
          </w:tcPr>
          <w:p w14:paraId="30372A1A"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2490CD56" w14:textId="05B5F2FB" w:rsidR="00332347" w:rsidRPr="0083478A" w:rsidRDefault="00332347" w:rsidP="008F68BF">
            <w:pPr>
              <w:rPr>
                <w:rFonts w:cs="Times New Roman"/>
                <w:bCs/>
                <w:sz w:val="26"/>
                <w:szCs w:val="26"/>
              </w:rPr>
            </w:pPr>
            <w:r w:rsidRPr="0083478A">
              <w:rPr>
                <w:rFonts w:cs="Times New Roman"/>
                <w:bCs/>
                <w:sz w:val="26"/>
                <w:szCs w:val="26"/>
              </w:rPr>
              <w:t>Hướng dẫn, kiểm tra, giám sát các đơn vị thực hiện công tác sát hạch, đào tạo, bồi dưỡng, huấn luyện ANHK.</w:t>
            </w:r>
          </w:p>
        </w:tc>
        <w:tc>
          <w:tcPr>
            <w:tcW w:w="866" w:type="dxa"/>
            <w:noWrap/>
            <w:hideMark/>
          </w:tcPr>
          <w:p w14:paraId="62221C9B" w14:textId="77777777" w:rsidR="00332347" w:rsidRPr="0083478A" w:rsidRDefault="00332347" w:rsidP="0083478A">
            <w:pPr>
              <w:jc w:val="center"/>
              <w:rPr>
                <w:rFonts w:cs="Times New Roman"/>
                <w:bCs/>
                <w:sz w:val="26"/>
                <w:szCs w:val="26"/>
              </w:rPr>
            </w:pPr>
          </w:p>
        </w:tc>
        <w:tc>
          <w:tcPr>
            <w:tcW w:w="968" w:type="dxa"/>
            <w:noWrap/>
            <w:hideMark/>
          </w:tcPr>
          <w:p w14:paraId="51B04145" w14:textId="77777777" w:rsidR="00332347" w:rsidRPr="0083478A" w:rsidRDefault="00332347" w:rsidP="0083478A">
            <w:pPr>
              <w:jc w:val="center"/>
              <w:rPr>
                <w:rFonts w:cs="Times New Roman"/>
                <w:bCs/>
                <w:sz w:val="26"/>
                <w:szCs w:val="26"/>
              </w:rPr>
            </w:pPr>
          </w:p>
        </w:tc>
        <w:tc>
          <w:tcPr>
            <w:tcW w:w="932" w:type="dxa"/>
            <w:noWrap/>
            <w:hideMark/>
          </w:tcPr>
          <w:p w14:paraId="71C4E189" w14:textId="77777777" w:rsidR="00332347" w:rsidRPr="0083478A" w:rsidRDefault="00332347" w:rsidP="0083478A">
            <w:pPr>
              <w:jc w:val="center"/>
              <w:rPr>
                <w:rFonts w:cs="Times New Roman"/>
                <w:bCs/>
                <w:sz w:val="26"/>
                <w:szCs w:val="26"/>
              </w:rPr>
            </w:pPr>
          </w:p>
        </w:tc>
        <w:tc>
          <w:tcPr>
            <w:tcW w:w="1314" w:type="dxa"/>
            <w:noWrap/>
            <w:hideMark/>
          </w:tcPr>
          <w:p w14:paraId="290D2D12" w14:textId="77777777" w:rsidR="00332347" w:rsidRPr="0083478A" w:rsidRDefault="00332347" w:rsidP="0083478A">
            <w:pPr>
              <w:jc w:val="center"/>
              <w:rPr>
                <w:rFonts w:cs="Times New Roman"/>
                <w:bCs/>
                <w:sz w:val="26"/>
                <w:szCs w:val="26"/>
              </w:rPr>
            </w:pPr>
          </w:p>
        </w:tc>
        <w:tc>
          <w:tcPr>
            <w:tcW w:w="968" w:type="dxa"/>
            <w:noWrap/>
            <w:hideMark/>
          </w:tcPr>
          <w:p w14:paraId="7986DF61" w14:textId="77777777" w:rsidR="00332347" w:rsidRPr="0083478A" w:rsidRDefault="00332347" w:rsidP="0083478A">
            <w:pPr>
              <w:jc w:val="center"/>
              <w:rPr>
                <w:rFonts w:cs="Times New Roman"/>
                <w:bCs/>
                <w:sz w:val="26"/>
                <w:szCs w:val="26"/>
              </w:rPr>
            </w:pPr>
          </w:p>
        </w:tc>
        <w:tc>
          <w:tcPr>
            <w:tcW w:w="939" w:type="dxa"/>
            <w:noWrap/>
            <w:hideMark/>
          </w:tcPr>
          <w:p w14:paraId="46349642"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6A752BEE"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r w:rsidR="00332347" w:rsidRPr="00332347" w14:paraId="43156121" w14:textId="77777777" w:rsidTr="00332347">
        <w:trPr>
          <w:trHeight w:val="720"/>
        </w:trPr>
        <w:tc>
          <w:tcPr>
            <w:tcW w:w="805" w:type="dxa"/>
          </w:tcPr>
          <w:p w14:paraId="55CDF6BA"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5CA92026" w14:textId="4F56F3A6" w:rsidR="00332347" w:rsidRPr="0083478A" w:rsidRDefault="00332347" w:rsidP="008F68BF">
            <w:pPr>
              <w:rPr>
                <w:rFonts w:cs="Times New Roman"/>
                <w:bCs/>
                <w:sz w:val="26"/>
                <w:szCs w:val="26"/>
              </w:rPr>
            </w:pPr>
            <w:r w:rsidRPr="0083478A">
              <w:rPr>
                <w:rFonts w:cs="Times New Roman"/>
                <w:bCs/>
                <w:sz w:val="26"/>
                <w:szCs w:val="26"/>
              </w:rPr>
              <w:t>Triển khai thực hiện biện pháp an ninh tăng cường theo cấp độ của Cục Hàng không Việt Nam; phối hợp với các cơ quan, đơn vị liên quan và tổng hợp báo cáo Cục Hàng không Việt Nam.</w:t>
            </w:r>
          </w:p>
        </w:tc>
        <w:tc>
          <w:tcPr>
            <w:tcW w:w="866" w:type="dxa"/>
            <w:noWrap/>
            <w:hideMark/>
          </w:tcPr>
          <w:p w14:paraId="5F4343B2" w14:textId="77777777" w:rsidR="00332347" w:rsidRPr="0083478A" w:rsidRDefault="00332347" w:rsidP="0083478A">
            <w:pPr>
              <w:jc w:val="center"/>
              <w:rPr>
                <w:rFonts w:cs="Times New Roman"/>
                <w:bCs/>
                <w:sz w:val="26"/>
                <w:szCs w:val="26"/>
              </w:rPr>
            </w:pPr>
          </w:p>
        </w:tc>
        <w:tc>
          <w:tcPr>
            <w:tcW w:w="968" w:type="dxa"/>
            <w:noWrap/>
            <w:hideMark/>
          </w:tcPr>
          <w:p w14:paraId="3288E11A" w14:textId="77777777" w:rsidR="00332347" w:rsidRPr="0083478A" w:rsidRDefault="00332347" w:rsidP="0083478A">
            <w:pPr>
              <w:jc w:val="center"/>
              <w:rPr>
                <w:rFonts w:cs="Times New Roman"/>
                <w:bCs/>
                <w:sz w:val="26"/>
                <w:szCs w:val="26"/>
              </w:rPr>
            </w:pPr>
          </w:p>
        </w:tc>
        <w:tc>
          <w:tcPr>
            <w:tcW w:w="932" w:type="dxa"/>
            <w:noWrap/>
            <w:hideMark/>
          </w:tcPr>
          <w:p w14:paraId="48306954" w14:textId="77777777" w:rsidR="00332347" w:rsidRPr="0083478A" w:rsidRDefault="00332347" w:rsidP="0083478A">
            <w:pPr>
              <w:jc w:val="center"/>
              <w:rPr>
                <w:rFonts w:cs="Times New Roman"/>
                <w:bCs/>
                <w:sz w:val="26"/>
                <w:szCs w:val="26"/>
              </w:rPr>
            </w:pPr>
          </w:p>
        </w:tc>
        <w:tc>
          <w:tcPr>
            <w:tcW w:w="1314" w:type="dxa"/>
            <w:noWrap/>
            <w:hideMark/>
          </w:tcPr>
          <w:p w14:paraId="04458EEA" w14:textId="77777777" w:rsidR="00332347" w:rsidRPr="0083478A" w:rsidRDefault="00332347" w:rsidP="0083478A">
            <w:pPr>
              <w:jc w:val="center"/>
              <w:rPr>
                <w:rFonts w:cs="Times New Roman"/>
                <w:bCs/>
                <w:sz w:val="26"/>
                <w:szCs w:val="26"/>
              </w:rPr>
            </w:pPr>
          </w:p>
        </w:tc>
        <w:tc>
          <w:tcPr>
            <w:tcW w:w="968" w:type="dxa"/>
            <w:noWrap/>
            <w:hideMark/>
          </w:tcPr>
          <w:p w14:paraId="7B8860D9" w14:textId="77777777" w:rsidR="00332347" w:rsidRPr="0083478A" w:rsidRDefault="00332347" w:rsidP="0083478A">
            <w:pPr>
              <w:jc w:val="center"/>
              <w:rPr>
                <w:rFonts w:cs="Times New Roman"/>
                <w:bCs/>
                <w:sz w:val="26"/>
                <w:szCs w:val="26"/>
              </w:rPr>
            </w:pPr>
          </w:p>
        </w:tc>
        <w:tc>
          <w:tcPr>
            <w:tcW w:w="939" w:type="dxa"/>
            <w:noWrap/>
            <w:hideMark/>
          </w:tcPr>
          <w:p w14:paraId="39F86DBA"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0A964D05"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r w:rsidR="00332347" w:rsidRPr="00332347" w14:paraId="5B6BBA9C" w14:textId="77777777" w:rsidTr="00332347">
        <w:trPr>
          <w:trHeight w:val="1080"/>
        </w:trPr>
        <w:tc>
          <w:tcPr>
            <w:tcW w:w="805" w:type="dxa"/>
          </w:tcPr>
          <w:p w14:paraId="7ECB451E"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263BFE30" w14:textId="597F2C17" w:rsidR="00332347" w:rsidRPr="0083478A" w:rsidRDefault="00332347" w:rsidP="008F68BF">
            <w:pPr>
              <w:rPr>
                <w:rFonts w:cs="Times New Roman"/>
                <w:bCs/>
                <w:sz w:val="26"/>
                <w:szCs w:val="26"/>
              </w:rPr>
            </w:pPr>
            <w:r w:rsidRPr="0083478A">
              <w:rPr>
                <w:rFonts w:cs="Times New Roman"/>
                <w:bCs/>
                <w:sz w:val="26"/>
                <w:szCs w:val="26"/>
              </w:rPr>
              <w:t>Câp nhật hồ sơ và phối hợp Ban Tổ chức cán bộ - Lao động lập danh sách bổ nhiệm Giám sát viên ANHK nội bộ của Tổng công ty; tham mưu lãnh đạo Tổng công ty trình Cục Hàng không Việt Nam phê duyệt sát hạch viên của Tổng công ty.</w:t>
            </w:r>
          </w:p>
        </w:tc>
        <w:tc>
          <w:tcPr>
            <w:tcW w:w="866" w:type="dxa"/>
            <w:noWrap/>
            <w:hideMark/>
          </w:tcPr>
          <w:p w14:paraId="6693510D" w14:textId="77777777" w:rsidR="00332347" w:rsidRPr="0083478A" w:rsidRDefault="00332347" w:rsidP="0083478A">
            <w:pPr>
              <w:jc w:val="center"/>
              <w:rPr>
                <w:rFonts w:cs="Times New Roman"/>
                <w:bCs/>
                <w:sz w:val="26"/>
                <w:szCs w:val="26"/>
              </w:rPr>
            </w:pPr>
          </w:p>
        </w:tc>
        <w:tc>
          <w:tcPr>
            <w:tcW w:w="968" w:type="dxa"/>
            <w:noWrap/>
            <w:hideMark/>
          </w:tcPr>
          <w:p w14:paraId="3C9942DA" w14:textId="77777777" w:rsidR="00332347" w:rsidRPr="0083478A" w:rsidRDefault="00332347" w:rsidP="0083478A">
            <w:pPr>
              <w:jc w:val="center"/>
              <w:rPr>
                <w:rFonts w:cs="Times New Roman"/>
                <w:bCs/>
                <w:sz w:val="26"/>
                <w:szCs w:val="26"/>
              </w:rPr>
            </w:pPr>
          </w:p>
        </w:tc>
        <w:tc>
          <w:tcPr>
            <w:tcW w:w="932" w:type="dxa"/>
            <w:noWrap/>
            <w:hideMark/>
          </w:tcPr>
          <w:p w14:paraId="5EA68AF2" w14:textId="77777777" w:rsidR="00332347" w:rsidRPr="0083478A" w:rsidRDefault="00332347" w:rsidP="0083478A">
            <w:pPr>
              <w:jc w:val="center"/>
              <w:rPr>
                <w:rFonts w:cs="Times New Roman"/>
                <w:bCs/>
                <w:sz w:val="26"/>
                <w:szCs w:val="26"/>
              </w:rPr>
            </w:pPr>
          </w:p>
        </w:tc>
        <w:tc>
          <w:tcPr>
            <w:tcW w:w="1314" w:type="dxa"/>
            <w:noWrap/>
            <w:hideMark/>
          </w:tcPr>
          <w:p w14:paraId="362D5961" w14:textId="77777777" w:rsidR="00332347" w:rsidRPr="0083478A" w:rsidRDefault="00332347" w:rsidP="0083478A">
            <w:pPr>
              <w:jc w:val="center"/>
              <w:rPr>
                <w:rFonts w:cs="Times New Roman"/>
                <w:bCs/>
                <w:sz w:val="26"/>
                <w:szCs w:val="26"/>
              </w:rPr>
            </w:pPr>
          </w:p>
        </w:tc>
        <w:tc>
          <w:tcPr>
            <w:tcW w:w="968" w:type="dxa"/>
            <w:noWrap/>
            <w:hideMark/>
          </w:tcPr>
          <w:p w14:paraId="04CAB48F" w14:textId="77777777" w:rsidR="00332347" w:rsidRPr="0083478A" w:rsidRDefault="00332347" w:rsidP="0083478A">
            <w:pPr>
              <w:jc w:val="center"/>
              <w:rPr>
                <w:rFonts w:cs="Times New Roman"/>
                <w:bCs/>
                <w:sz w:val="26"/>
                <w:szCs w:val="26"/>
              </w:rPr>
            </w:pPr>
          </w:p>
        </w:tc>
        <w:tc>
          <w:tcPr>
            <w:tcW w:w="939" w:type="dxa"/>
            <w:noWrap/>
            <w:hideMark/>
          </w:tcPr>
          <w:p w14:paraId="6F7D8F03"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3EE467B7"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r w:rsidR="00332347" w:rsidRPr="00332347" w14:paraId="6DC00E8E" w14:textId="77777777" w:rsidTr="00332347">
        <w:trPr>
          <w:trHeight w:val="720"/>
        </w:trPr>
        <w:tc>
          <w:tcPr>
            <w:tcW w:w="805" w:type="dxa"/>
          </w:tcPr>
          <w:p w14:paraId="25C430B1"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4EE2D86D" w14:textId="57279D23" w:rsidR="00332347" w:rsidRPr="0083478A" w:rsidRDefault="00332347" w:rsidP="008F68BF">
            <w:pPr>
              <w:rPr>
                <w:rFonts w:cs="Times New Roman"/>
                <w:bCs/>
                <w:sz w:val="26"/>
                <w:szCs w:val="26"/>
              </w:rPr>
            </w:pPr>
            <w:r w:rsidRPr="0083478A">
              <w:rPr>
                <w:rFonts w:cs="Times New Roman"/>
                <w:bCs/>
                <w:sz w:val="26"/>
                <w:szCs w:val="26"/>
              </w:rPr>
              <w:t>Đề xuất ý kiến và tham gia xây dựng chương trình đào tạo, huấn luyện về ANHK cho từng nhóm đối tượng của TCT.</w:t>
            </w:r>
          </w:p>
        </w:tc>
        <w:tc>
          <w:tcPr>
            <w:tcW w:w="866" w:type="dxa"/>
            <w:noWrap/>
            <w:hideMark/>
          </w:tcPr>
          <w:p w14:paraId="6F959AB2" w14:textId="77777777" w:rsidR="00332347" w:rsidRPr="0083478A" w:rsidRDefault="00332347" w:rsidP="0083478A">
            <w:pPr>
              <w:jc w:val="center"/>
              <w:rPr>
                <w:rFonts w:cs="Times New Roman"/>
                <w:bCs/>
                <w:sz w:val="26"/>
                <w:szCs w:val="26"/>
              </w:rPr>
            </w:pPr>
          </w:p>
        </w:tc>
        <w:tc>
          <w:tcPr>
            <w:tcW w:w="968" w:type="dxa"/>
            <w:noWrap/>
            <w:hideMark/>
          </w:tcPr>
          <w:p w14:paraId="595C9B58" w14:textId="77777777" w:rsidR="00332347" w:rsidRPr="0083478A" w:rsidRDefault="00332347" w:rsidP="0083478A">
            <w:pPr>
              <w:jc w:val="center"/>
              <w:rPr>
                <w:rFonts w:cs="Times New Roman"/>
                <w:bCs/>
                <w:sz w:val="26"/>
                <w:szCs w:val="26"/>
              </w:rPr>
            </w:pPr>
          </w:p>
        </w:tc>
        <w:tc>
          <w:tcPr>
            <w:tcW w:w="932" w:type="dxa"/>
            <w:noWrap/>
            <w:hideMark/>
          </w:tcPr>
          <w:p w14:paraId="50C06266" w14:textId="77777777" w:rsidR="00332347" w:rsidRPr="0083478A" w:rsidRDefault="00332347" w:rsidP="0083478A">
            <w:pPr>
              <w:jc w:val="center"/>
              <w:rPr>
                <w:rFonts w:cs="Times New Roman"/>
                <w:bCs/>
                <w:sz w:val="26"/>
                <w:szCs w:val="26"/>
              </w:rPr>
            </w:pPr>
          </w:p>
        </w:tc>
        <w:tc>
          <w:tcPr>
            <w:tcW w:w="1314" w:type="dxa"/>
            <w:noWrap/>
            <w:hideMark/>
          </w:tcPr>
          <w:p w14:paraId="7F8BBE50" w14:textId="77777777" w:rsidR="00332347" w:rsidRPr="0083478A" w:rsidRDefault="00332347" w:rsidP="0083478A">
            <w:pPr>
              <w:jc w:val="center"/>
              <w:rPr>
                <w:rFonts w:cs="Times New Roman"/>
                <w:bCs/>
                <w:sz w:val="26"/>
                <w:szCs w:val="26"/>
              </w:rPr>
            </w:pPr>
          </w:p>
        </w:tc>
        <w:tc>
          <w:tcPr>
            <w:tcW w:w="968" w:type="dxa"/>
            <w:noWrap/>
            <w:hideMark/>
          </w:tcPr>
          <w:p w14:paraId="2F110C68" w14:textId="77777777" w:rsidR="00332347" w:rsidRPr="0083478A" w:rsidRDefault="00332347" w:rsidP="0083478A">
            <w:pPr>
              <w:jc w:val="center"/>
              <w:rPr>
                <w:rFonts w:cs="Times New Roman"/>
                <w:bCs/>
                <w:sz w:val="26"/>
                <w:szCs w:val="26"/>
              </w:rPr>
            </w:pPr>
          </w:p>
        </w:tc>
        <w:tc>
          <w:tcPr>
            <w:tcW w:w="939" w:type="dxa"/>
            <w:noWrap/>
            <w:hideMark/>
          </w:tcPr>
          <w:p w14:paraId="3C15C9AC"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2AE6A7CC"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r w:rsidR="00332347" w:rsidRPr="00332347" w14:paraId="49ABB8FD" w14:textId="77777777" w:rsidTr="00332347">
        <w:trPr>
          <w:trHeight w:val="1080"/>
        </w:trPr>
        <w:tc>
          <w:tcPr>
            <w:tcW w:w="805" w:type="dxa"/>
          </w:tcPr>
          <w:p w14:paraId="1C1A4948"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7BFB486E" w14:textId="728CBC22" w:rsidR="00332347" w:rsidRPr="0083478A" w:rsidRDefault="00332347" w:rsidP="008F68BF">
            <w:pPr>
              <w:rPr>
                <w:rFonts w:cs="Times New Roman"/>
                <w:bCs/>
                <w:sz w:val="26"/>
                <w:szCs w:val="26"/>
              </w:rPr>
            </w:pPr>
            <w:r w:rsidRPr="0083478A">
              <w:rPr>
                <w:rFonts w:cs="Times New Roman"/>
                <w:bCs/>
                <w:sz w:val="26"/>
                <w:szCs w:val="26"/>
              </w:rPr>
              <w:t>Rà soát, sửa đổi, bổ sung Ngân hàng câu hỏi đáp án thi năng định nhân viên an ninh kiểm soát, nhân viên an ninh soi chiếu của Tổng công ty; tham gia rà soát, sửa đổi, bổ sung Ngân hàng câu hỏi thực hành thi năng định nhân viên an ninh soi chiếu trên Simfox.</w:t>
            </w:r>
          </w:p>
        </w:tc>
        <w:tc>
          <w:tcPr>
            <w:tcW w:w="866" w:type="dxa"/>
            <w:noWrap/>
            <w:hideMark/>
          </w:tcPr>
          <w:p w14:paraId="7216A50F" w14:textId="77777777" w:rsidR="00332347" w:rsidRPr="0083478A" w:rsidRDefault="00332347" w:rsidP="0083478A">
            <w:pPr>
              <w:jc w:val="center"/>
              <w:rPr>
                <w:rFonts w:cs="Times New Roman"/>
                <w:bCs/>
                <w:sz w:val="26"/>
                <w:szCs w:val="26"/>
              </w:rPr>
            </w:pPr>
          </w:p>
        </w:tc>
        <w:tc>
          <w:tcPr>
            <w:tcW w:w="968" w:type="dxa"/>
            <w:noWrap/>
            <w:hideMark/>
          </w:tcPr>
          <w:p w14:paraId="69C72F73" w14:textId="77777777" w:rsidR="00332347" w:rsidRPr="0083478A" w:rsidRDefault="00332347" w:rsidP="0083478A">
            <w:pPr>
              <w:jc w:val="center"/>
              <w:rPr>
                <w:rFonts w:cs="Times New Roman"/>
                <w:bCs/>
                <w:sz w:val="26"/>
                <w:szCs w:val="26"/>
              </w:rPr>
            </w:pPr>
          </w:p>
        </w:tc>
        <w:tc>
          <w:tcPr>
            <w:tcW w:w="932" w:type="dxa"/>
            <w:noWrap/>
            <w:hideMark/>
          </w:tcPr>
          <w:p w14:paraId="19744A7D" w14:textId="77777777" w:rsidR="00332347" w:rsidRPr="0083478A" w:rsidRDefault="00332347" w:rsidP="0083478A">
            <w:pPr>
              <w:jc w:val="center"/>
              <w:rPr>
                <w:rFonts w:cs="Times New Roman"/>
                <w:bCs/>
                <w:sz w:val="26"/>
                <w:szCs w:val="26"/>
              </w:rPr>
            </w:pPr>
          </w:p>
        </w:tc>
        <w:tc>
          <w:tcPr>
            <w:tcW w:w="1314" w:type="dxa"/>
            <w:noWrap/>
            <w:hideMark/>
          </w:tcPr>
          <w:p w14:paraId="1D5A4C9E" w14:textId="77777777" w:rsidR="00332347" w:rsidRPr="0083478A" w:rsidRDefault="00332347" w:rsidP="0083478A">
            <w:pPr>
              <w:jc w:val="center"/>
              <w:rPr>
                <w:rFonts w:cs="Times New Roman"/>
                <w:bCs/>
                <w:sz w:val="26"/>
                <w:szCs w:val="26"/>
              </w:rPr>
            </w:pPr>
          </w:p>
        </w:tc>
        <w:tc>
          <w:tcPr>
            <w:tcW w:w="968" w:type="dxa"/>
            <w:noWrap/>
            <w:hideMark/>
          </w:tcPr>
          <w:p w14:paraId="2C3A0D83" w14:textId="77777777" w:rsidR="00332347" w:rsidRPr="0083478A" w:rsidRDefault="00332347" w:rsidP="0083478A">
            <w:pPr>
              <w:jc w:val="center"/>
              <w:rPr>
                <w:rFonts w:cs="Times New Roman"/>
                <w:bCs/>
                <w:sz w:val="26"/>
                <w:szCs w:val="26"/>
              </w:rPr>
            </w:pPr>
          </w:p>
        </w:tc>
        <w:tc>
          <w:tcPr>
            <w:tcW w:w="939" w:type="dxa"/>
            <w:noWrap/>
            <w:hideMark/>
          </w:tcPr>
          <w:p w14:paraId="4A251256"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0B3D4C7B"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r w:rsidR="00332347" w:rsidRPr="00332347" w14:paraId="298DACCD" w14:textId="77777777" w:rsidTr="00332347">
        <w:trPr>
          <w:trHeight w:val="720"/>
        </w:trPr>
        <w:tc>
          <w:tcPr>
            <w:tcW w:w="805" w:type="dxa"/>
          </w:tcPr>
          <w:p w14:paraId="62A0A609"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5BE4A57D" w14:textId="377A1C68" w:rsidR="00332347" w:rsidRPr="0083478A" w:rsidRDefault="00332347" w:rsidP="008F68BF">
            <w:pPr>
              <w:rPr>
                <w:rFonts w:cs="Times New Roman"/>
                <w:bCs/>
                <w:sz w:val="26"/>
                <w:szCs w:val="26"/>
              </w:rPr>
            </w:pPr>
            <w:r w:rsidRPr="0083478A">
              <w:rPr>
                <w:rFonts w:cs="Times New Roman"/>
                <w:bCs/>
                <w:sz w:val="26"/>
                <w:szCs w:val="26"/>
              </w:rPr>
              <w:t>Đóng góp ý kiến các văn bản, hồ sơ liên quan đến công tác ANHK thuộc phạm vi nhiệm vụ được giao của Bộ phận Kiểm tra, đánh giá</w:t>
            </w:r>
          </w:p>
        </w:tc>
        <w:tc>
          <w:tcPr>
            <w:tcW w:w="866" w:type="dxa"/>
            <w:noWrap/>
            <w:hideMark/>
          </w:tcPr>
          <w:p w14:paraId="6DAD959B" w14:textId="77777777" w:rsidR="00332347" w:rsidRPr="0083478A" w:rsidRDefault="00332347" w:rsidP="0083478A">
            <w:pPr>
              <w:jc w:val="center"/>
              <w:rPr>
                <w:rFonts w:cs="Times New Roman"/>
                <w:bCs/>
                <w:sz w:val="26"/>
                <w:szCs w:val="26"/>
              </w:rPr>
            </w:pPr>
          </w:p>
        </w:tc>
        <w:tc>
          <w:tcPr>
            <w:tcW w:w="968" w:type="dxa"/>
            <w:noWrap/>
            <w:hideMark/>
          </w:tcPr>
          <w:p w14:paraId="37515C69" w14:textId="77777777" w:rsidR="00332347" w:rsidRPr="0083478A" w:rsidRDefault="00332347" w:rsidP="0083478A">
            <w:pPr>
              <w:jc w:val="center"/>
              <w:rPr>
                <w:rFonts w:cs="Times New Roman"/>
                <w:bCs/>
                <w:sz w:val="26"/>
                <w:szCs w:val="26"/>
              </w:rPr>
            </w:pPr>
          </w:p>
        </w:tc>
        <w:tc>
          <w:tcPr>
            <w:tcW w:w="932" w:type="dxa"/>
            <w:noWrap/>
            <w:hideMark/>
          </w:tcPr>
          <w:p w14:paraId="475300C9" w14:textId="77777777" w:rsidR="00332347" w:rsidRPr="0083478A" w:rsidRDefault="00332347" w:rsidP="0083478A">
            <w:pPr>
              <w:jc w:val="center"/>
              <w:rPr>
                <w:rFonts w:cs="Times New Roman"/>
                <w:bCs/>
                <w:sz w:val="26"/>
                <w:szCs w:val="26"/>
              </w:rPr>
            </w:pPr>
          </w:p>
        </w:tc>
        <w:tc>
          <w:tcPr>
            <w:tcW w:w="1314" w:type="dxa"/>
            <w:noWrap/>
            <w:hideMark/>
          </w:tcPr>
          <w:p w14:paraId="5651F449" w14:textId="77777777" w:rsidR="00332347" w:rsidRPr="0083478A" w:rsidRDefault="00332347" w:rsidP="0083478A">
            <w:pPr>
              <w:jc w:val="center"/>
              <w:rPr>
                <w:rFonts w:cs="Times New Roman"/>
                <w:bCs/>
                <w:sz w:val="26"/>
                <w:szCs w:val="26"/>
              </w:rPr>
            </w:pPr>
          </w:p>
        </w:tc>
        <w:tc>
          <w:tcPr>
            <w:tcW w:w="968" w:type="dxa"/>
            <w:noWrap/>
            <w:hideMark/>
          </w:tcPr>
          <w:p w14:paraId="2115897C" w14:textId="77777777" w:rsidR="00332347" w:rsidRPr="0083478A" w:rsidRDefault="00332347" w:rsidP="0083478A">
            <w:pPr>
              <w:jc w:val="center"/>
              <w:rPr>
                <w:rFonts w:cs="Times New Roman"/>
                <w:bCs/>
                <w:sz w:val="26"/>
                <w:szCs w:val="26"/>
              </w:rPr>
            </w:pPr>
          </w:p>
        </w:tc>
        <w:tc>
          <w:tcPr>
            <w:tcW w:w="939" w:type="dxa"/>
            <w:noWrap/>
            <w:hideMark/>
          </w:tcPr>
          <w:p w14:paraId="52482247"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808" w:type="dxa"/>
            <w:noWrap/>
            <w:hideMark/>
          </w:tcPr>
          <w:p w14:paraId="3457DB88"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r>
      <w:tr w:rsidR="00332347" w:rsidRPr="00332347" w14:paraId="3FE207C2" w14:textId="77777777" w:rsidTr="00332347">
        <w:trPr>
          <w:trHeight w:val="360"/>
        </w:trPr>
        <w:tc>
          <w:tcPr>
            <w:tcW w:w="805" w:type="dxa"/>
          </w:tcPr>
          <w:p w14:paraId="6FAF9E83"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3B2AF762" w14:textId="480E8275" w:rsidR="00332347" w:rsidRPr="0083478A" w:rsidRDefault="00332347" w:rsidP="008F68BF">
            <w:pPr>
              <w:rPr>
                <w:rFonts w:cs="Times New Roman"/>
                <w:bCs/>
                <w:sz w:val="26"/>
                <w:szCs w:val="26"/>
              </w:rPr>
            </w:pPr>
            <w:r w:rsidRPr="0083478A">
              <w:rPr>
                <w:rFonts w:cs="Times New Roman"/>
                <w:bCs/>
                <w:sz w:val="26"/>
                <w:szCs w:val="26"/>
              </w:rPr>
              <w:t>Tham mưu xây dựng các quy định, quy trình bảo đảm an ninh vùng trời</w:t>
            </w:r>
          </w:p>
        </w:tc>
        <w:tc>
          <w:tcPr>
            <w:tcW w:w="866" w:type="dxa"/>
            <w:noWrap/>
            <w:hideMark/>
          </w:tcPr>
          <w:p w14:paraId="7A614C4E" w14:textId="77777777" w:rsidR="00332347" w:rsidRPr="0083478A" w:rsidRDefault="00332347" w:rsidP="0083478A">
            <w:pPr>
              <w:jc w:val="center"/>
              <w:rPr>
                <w:rFonts w:cs="Times New Roman"/>
                <w:bCs/>
                <w:sz w:val="26"/>
                <w:szCs w:val="26"/>
              </w:rPr>
            </w:pPr>
          </w:p>
        </w:tc>
        <w:tc>
          <w:tcPr>
            <w:tcW w:w="968" w:type="dxa"/>
            <w:noWrap/>
            <w:hideMark/>
          </w:tcPr>
          <w:p w14:paraId="01B94726" w14:textId="77777777" w:rsidR="00332347" w:rsidRPr="0083478A" w:rsidRDefault="00332347" w:rsidP="0083478A">
            <w:pPr>
              <w:jc w:val="center"/>
              <w:rPr>
                <w:rFonts w:cs="Times New Roman"/>
                <w:bCs/>
                <w:sz w:val="26"/>
                <w:szCs w:val="26"/>
              </w:rPr>
            </w:pPr>
          </w:p>
        </w:tc>
        <w:tc>
          <w:tcPr>
            <w:tcW w:w="932" w:type="dxa"/>
            <w:noWrap/>
            <w:hideMark/>
          </w:tcPr>
          <w:p w14:paraId="3BEB2531" w14:textId="77777777" w:rsidR="00332347" w:rsidRPr="0083478A" w:rsidRDefault="00332347" w:rsidP="0083478A">
            <w:pPr>
              <w:jc w:val="center"/>
              <w:rPr>
                <w:rFonts w:cs="Times New Roman"/>
                <w:bCs/>
                <w:sz w:val="26"/>
                <w:szCs w:val="26"/>
              </w:rPr>
            </w:pPr>
          </w:p>
        </w:tc>
        <w:tc>
          <w:tcPr>
            <w:tcW w:w="1314" w:type="dxa"/>
            <w:noWrap/>
            <w:hideMark/>
          </w:tcPr>
          <w:p w14:paraId="46FE9EF8" w14:textId="77777777" w:rsidR="00332347" w:rsidRPr="0083478A" w:rsidRDefault="00332347" w:rsidP="0083478A">
            <w:pPr>
              <w:jc w:val="center"/>
              <w:rPr>
                <w:rFonts w:cs="Times New Roman"/>
                <w:bCs/>
                <w:sz w:val="26"/>
                <w:szCs w:val="26"/>
              </w:rPr>
            </w:pPr>
          </w:p>
        </w:tc>
        <w:tc>
          <w:tcPr>
            <w:tcW w:w="968" w:type="dxa"/>
            <w:noWrap/>
            <w:hideMark/>
          </w:tcPr>
          <w:p w14:paraId="31257C97"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9" w:type="dxa"/>
            <w:noWrap/>
            <w:hideMark/>
          </w:tcPr>
          <w:p w14:paraId="0629874C" w14:textId="77777777" w:rsidR="00332347" w:rsidRPr="0083478A" w:rsidRDefault="00332347" w:rsidP="0083478A">
            <w:pPr>
              <w:jc w:val="center"/>
              <w:rPr>
                <w:rFonts w:cs="Times New Roman"/>
                <w:bCs/>
                <w:sz w:val="26"/>
                <w:szCs w:val="26"/>
              </w:rPr>
            </w:pPr>
          </w:p>
        </w:tc>
        <w:tc>
          <w:tcPr>
            <w:tcW w:w="808" w:type="dxa"/>
            <w:noWrap/>
            <w:hideMark/>
          </w:tcPr>
          <w:p w14:paraId="02382B4E"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r>
      <w:tr w:rsidR="00332347" w:rsidRPr="00332347" w14:paraId="26F28DEB" w14:textId="77777777" w:rsidTr="00332347">
        <w:trPr>
          <w:trHeight w:val="360"/>
        </w:trPr>
        <w:tc>
          <w:tcPr>
            <w:tcW w:w="805" w:type="dxa"/>
          </w:tcPr>
          <w:p w14:paraId="08C544E0"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5D506EB3" w14:textId="3F6109E4" w:rsidR="00332347" w:rsidRPr="0083478A" w:rsidRDefault="00332347" w:rsidP="008F68BF">
            <w:pPr>
              <w:rPr>
                <w:rFonts w:cs="Times New Roman"/>
                <w:bCs/>
                <w:sz w:val="26"/>
                <w:szCs w:val="26"/>
              </w:rPr>
            </w:pPr>
            <w:r w:rsidRPr="0083478A">
              <w:rPr>
                <w:rFonts w:cs="Times New Roman"/>
                <w:bCs/>
                <w:sz w:val="26"/>
                <w:szCs w:val="26"/>
              </w:rPr>
              <w:t>Tham mưu phương thức thực hiện công tác đánh giá, báo cáo về mục tiêu lạ và tàu bay không người lái của TCT</w:t>
            </w:r>
          </w:p>
        </w:tc>
        <w:tc>
          <w:tcPr>
            <w:tcW w:w="866" w:type="dxa"/>
            <w:noWrap/>
            <w:hideMark/>
          </w:tcPr>
          <w:p w14:paraId="71B3B5F8" w14:textId="77777777" w:rsidR="00332347" w:rsidRPr="0083478A" w:rsidRDefault="00332347" w:rsidP="0083478A">
            <w:pPr>
              <w:jc w:val="center"/>
              <w:rPr>
                <w:rFonts w:cs="Times New Roman"/>
                <w:bCs/>
                <w:sz w:val="26"/>
                <w:szCs w:val="26"/>
              </w:rPr>
            </w:pPr>
          </w:p>
        </w:tc>
        <w:tc>
          <w:tcPr>
            <w:tcW w:w="968" w:type="dxa"/>
            <w:noWrap/>
            <w:hideMark/>
          </w:tcPr>
          <w:p w14:paraId="1658EF58" w14:textId="77777777" w:rsidR="00332347" w:rsidRPr="0083478A" w:rsidRDefault="00332347" w:rsidP="0083478A">
            <w:pPr>
              <w:jc w:val="center"/>
              <w:rPr>
                <w:rFonts w:cs="Times New Roman"/>
                <w:bCs/>
                <w:sz w:val="26"/>
                <w:szCs w:val="26"/>
              </w:rPr>
            </w:pPr>
          </w:p>
        </w:tc>
        <w:tc>
          <w:tcPr>
            <w:tcW w:w="932" w:type="dxa"/>
            <w:noWrap/>
            <w:hideMark/>
          </w:tcPr>
          <w:p w14:paraId="6CE2CD5F" w14:textId="77777777" w:rsidR="00332347" w:rsidRPr="0083478A" w:rsidRDefault="00332347" w:rsidP="0083478A">
            <w:pPr>
              <w:jc w:val="center"/>
              <w:rPr>
                <w:rFonts w:cs="Times New Roman"/>
                <w:bCs/>
                <w:sz w:val="26"/>
                <w:szCs w:val="26"/>
              </w:rPr>
            </w:pPr>
          </w:p>
        </w:tc>
        <w:tc>
          <w:tcPr>
            <w:tcW w:w="1314" w:type="dxa"/>
            <w:noWrap/>
            <w:hideMark/>
          </w:tcPr>
          <w:p w14:paraId="53ED9D83" w14:textId="77777777" w:rsidR="00332347" w:rsidRPr="0083478A" w:rsidRDefault="00332347" w:rsidP="0083478A">
            <w:pPr>
              <w:jc w:val="center"/>
              <w:rPr>
                <w:rFonts w:cs="Times New Roman"/>
                <w:bCs/>
                <w:sz w:val="26"/>
                <w:szCs w:val="26"/>
              </w:rPr>
            </w:pPr>
          </w:p>
        </w:tc>
        <w:tc>
          <w:tcPr>
            <w:tcW w:w="968" w:type="dxa"/>
            <w:noWrap/>
            <w:hideMark/>
          </w:tcPr>
          <w:p w14:paraId="5DC088EC"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9" w:type="dxa"/>
            <w:noWrap/>
            <w:hideMark/>
          </w:tcPr>
          <w:p w14:paraId="3E51B9E0" w14:textId="77777777" w:rsidR="00332347" w:rsidRPr="0083478A" w:rsidRDefault="00332347" w:rsidP="0083478A">
            <w:pPr>
              <w:jc w:val="center"/>
              <w:rPr>
                <w:rFonts w:cs="Times New Roman"/>
                <w:bCs/>
                <w:sz w:val="26"/>
                <w:szCs w:val="26"/>
              </w:rPr>
            </w:pPr>
          </w:p>
        </w:tc>
        <w:tc>
          <w:tcPr>
            <w:tcW w:w="808" w:type="dxa"/>
            <w:noWrap/>
            <w:hideMark/>
          </w:tcPr>
          <w:p w14:paraId="60548EAE"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r>
      <w:tr w:rsidR="00332347" w:rsidRPr="00332347" w14:paraId="188C1DDE" w14:textId="77777777" w:rsidTr="00332347">
        <w:trPr>
          <w:trHeight w:val="360"/>
        </w:trPr>
        <w:tc>
          <w:tcPr>
            <w:tcW w:w="805" w:type="dxa"/>
          </w:tcPr>
          <w:p w14:paraId="1C192A23" w14:textId="77777777" w:rsidR="00332347" w:rsidRPr="0083478A" w:rsidRDefault="00332347" w:rsidP="0083478A">
            <w:pPr>
              <w:pStyle w:val="ListParagraph"/>
              <w:numPr>
                <w:ilvl w:val="0"/>
                <w:numId w:val="28"/>
              </w:numPr>
              <w:rPr>
                <w:rFonts w:cs="Times New Roman"/>
                <w:bCs/>
                <w:sz w:val="26"/>
                <w:szCs w:val="26"/>
              </w:rPr>
            </w:pPr>
          </w:p>
        </w:tc>
        <w:tc>
          <w:tcPr>
            <w:tcW w:w="6962" w:type="dxa"/>
            <w:noWrap/>
            <w:hideMark/>
          </w:tcPr>
          <w:p w14:paraId="423B28A4" w14:textId="12EFFF13" w:rsidR="00332347" w:rsidRPr="0083478A" w:rsidRDefault="00332347" w:rsidP="008F68BF">
            <w:pPr>
              <w:rPr>
                <w:rFonts w:cs="Times New Roman"/>
                <w:bCs/>
                <w:sz w:val="26"/>
                <w:szCs w:val="26"/>
              </w:rPr>
            </w:pPr>
            <w:r w:rsidRPr="0083478A">
              <w:rPr>
                <w:rFonts w:cs="Times New Roman"/>
                <w:bCs/>
                <w:sz w:val="26"/>
                <w:szCs w:val="26"/>
              </w:rPr>
              <w:t>Thực hiện các nhiệm vụ khác do lãnh đạo ban giao.</w:t>
            </w:r>
          </w:p>
        </w:tc>
        <w:tc>
          <w:tcPr>
            <w:tcW w:w="866" w:type="dxa"/>
            <w:noWrap/>
            <w:hideMark/>
          </w:tcPr>
          <w:p w14:paraId="72930539" w14:textId="77777777" w:rsidR="00332347" w:rsidRPr="0083478A" w:rsidRDefault="00332347" w:rsidP="0083478A">
            <w:pPr>
              <w:jc w:val="center"/>
              <w:rPr>
                <w:rFonts w:cs="Times New Roman"/>
                <w:bCs/>
                <w:sz w:val="26"/>
                <w:szCs w:val="26"/>
              </w:rPr>
            </w:pPr>
          </w:p>
        </w:tc>
        <w:tc>
          <w:tcPr>
            <w:tcW w:w="968" w:type="dxa"/>
            <w:noWrap/>
            <w:hideMark/>
          </w:tcPr>
          <w:p w14:paraId="0D3C6042" w14:textId="77777777" w:rsidR="00332347" w:rsidRPr="0083478A" w:rsidRDefault="00332347" w:rsidP="0083478A">
            <w:pPr>
              <w:jc w:val="center"/>
              <w:rPr>
                <w:rFonts w:cs="Times New Roman"/>
                <w:bCs/>
                <w:sz w:val="26"/>
                <w:szCs w:val="26"/>
              </w:rPr>
            </w:pPr>
          </w:p>
        </w:tc>
        <w:tc>
          <w:tcPr>
            <w:tcW w:w="932" w:type="dxa"/>
            <w:noWrap/>
            <w:hideMark/>
          </w:tcPr>
          <w:p w14:paraId="604583E4" w14:textId="77777777" w:rsidR="00332347" w:rsidRPr="0083478A" w:rsidRDefault="00332347" w:rsidP="0083478A">
            <w:pPr>
              <w:jc w:val="center"/>
              <w:rPr>
                <w:rFonts w:cs="Times New Roman"/>
                <w:bCs/>
                <w:sz w:val="26"/>
                <w:szCs w:val="26"/>
              </w:rPr>
            </w:pPr>
          </w:p>
        </w:tc>
        <w:tc>
          <w:tcPr>
            <w:tcW w:w="1314" w:type="dxa"/>
            <w:noWrap/>
            <w:hideMark/>
          </w:tcPr>
          <w:p w14:paraId="65E19958" w14:textId="77777777" w:rsidR="00332347" w:rsidRPr="0083478A" w:rsidRDefault="00332347" w:rsidP="0083478A">
            <w:pPr>
              <w:jc w:val="center"/>
              <w:rPr>
                <w:rFonts w:cs="Times New Roman"/>
                <w:bCs/>
                <w:sz w:val="26"/>
                <w:szCs w:val="26"/>
              </w:rPr>
            </w:pPr>
          </w:p>
        </w:tc>
        <w:tc>
          <w:tcPr>
            <w:tcW w:w="968" w:type="dxa"/>
            <w:noWrap/>
            <w:hideMark/>
          </w:tcPr>
          <w:p w14:paraId="1AC4A4CE" w14:textId="77777777" w:rsidR="00332347" w:rsidRPr="0083478A" w:rsidRDefault="00332347" w:rsidP="0083478A">
            <w:pPr>
              <w:jc w:val="center"/>
              <w:rPr>
                <w:rFonts w:cs="Times New Roman"/>
                <w:bCs/>
                <w:sz w:val="26"/>
                <w:szCs w:val="26"/>
              </w:rPr>
            </w:pPr>
          </w:p>
        </w:tc>
        <w:tc>
          <w:tcPr>
            <w:tcW w:w="939" w:type="dxa"/>
            <w:noWrap/>
            <w:hideMark/>
          </w:tcPr>
          <w:p w14:paraId="04F33287" w14:textId="77777777" w:rsidR="00332347" w:rsidRPr="0083478A" w:rsidRDefault="00332347" w:rsidP="0083478A">
            <w:pPr>
              <w:jc w:val="center"/>
              <w:rPr>
                <w:rFonts w:cs="Times New Roman"/>
                <w:bCs/>
                <w:sz w:val="26"/>
                <w:szCs w:val="26"/>
              </w:rPr>
            </w:pPr>
          </w:p>
        </w:tc>
        <w:tc>
          <w:tcPr>
            <w:tcW w:w="808" w:type="dxa"/>
            <w:noWrap/>
            <w:hideMark/>
          </w:tcPr>
          <w:p w14:paraId="00E627A9" w14:textId="77777777" w:rsidR="00332347" w:rsidRPr="0083478A" w:rsidRDefault="00332347" w:rsidP="0083478A">
            <w:pPr>
              <w:jc w:val="center"/>
              <w:rPr>
                <w:rFonts w:cs="Times New Roman"/>
                <w:bCs/>
                <w:sz w:val="26"/>
                <w:szCs w:val="26"/>
              </w:rPr>
            </w:pPr>
          </w:p>
        </w:tc>
      </w:tr>
      <w:tr w:rsidR="00332347" w:rsidRPr="00332347" w14:paraId="3FC55A7D" w14:textId="77777777" w:rsidTr="003B48AA">
        <w:trPr>
          <w:trHeight w:val="360"/>
        </w:trPr>
        <w:tc>
          <w:tcPr>
            <w:tcW w:w="805" w:type="dxa"/>
          </w:tcPr>
          <w:p w14:paraId="14B368B1" w14:textId="67D8E893" w:rsidR="00332347" w:rsidRPr="0083478A" w:rsidRDefault="00332347" w:rsidP="008F68BF">
            <w:pPr>
              <w:rPr>
                <w:rFonts w:cs="Times New Roman"/>
                <w:b/>
                <w:sz w:val="26"/>
                <w:szCs w:val="26"/>
              </w:rPr>
            </w:pPr>
            <w:r w:rsidRPr="0083478A">
              <w:rPr>
                <w:rFonts w:cs="Times New Roman"/>
                <w:b/>
                <w:sz w:val="26"/>
                <w:szCs w:val="26"/>
              </w:rPr>
              <w:t>III</w:t>
            </w:r>
          </w:p>
        </w:tc>
        <w:tc>
          <w:tcPr>
            <w:tcW w:w="6962" w:type="dxa"/>
            <w:noWrap/>
            <w:hideMark/>
          </w:tcPr>
          <w:p w14:paraId="52628C37" w14:textId="0C7236F7" w:rsidR="00332347" w:rsidRPr="0083478A" w:rsidRDefault="00332347" w:rsidP="008F68BF">
            <w:pPr>
              <w:rPr>
                <w:rFonts w:cs="Times New Roman"/>
                <w:b/>
                <w:sz w:val="26"/>
                <w:szCs w:val="26"/>
              </w:rPr>
            </w:pPr>
            <w:r w:rsidRPr="0083478A">
              <w:rPr>
                <w:rFonts w:cs="Times New Roman"/>
                <w:b/>
                <w:sz w:val="26"/>
                <w:szCs w:val="26"/>
              </w:rPr>
              <w:t>NHIỆM VỤ CHUNG</w:t>
            </w:r>
          </w:p>
        </w:tc>
        <w:tc>
          <w:tcPr>
            <w:tcW w:w="6795" w:type="dxa"/>
            <w:gridSpan w:val="7"/>
            <w:noWrap/>
          </w:tcPr>
          <w:p w14:paraId="42F8042F" w14:textId="12F619E5" w:rsidR="00332347" w:rsidRPr="0083478A" w:rsidRDefault="00332347" w:rsidP="0083478A">
            <w:pPr>
              <w:jc w:val="center"/>
              <w:rPr>
                <w:rFonts w:cs="Times New Roman"/>
                <w:bCs/>
                <w:sz w:val="26"/>
                <w:szCs w:val="26"/>
              </w:rPr>
            </w:pPr>
          </w:p>
        </w:tc>
      </w:tr>
      <w:tr w:rsidR="00332347" w:rsidRPr="00332347" w14:paraId="0ADB806C" w14:textId="77777777" w:rsidTr="00332347">
        <w:trPr>
          <w:trHeight w:val="720"/>
        </w:trPr>
        <w:tc>
          <w:tcPr>
            <w:tcW w:w="805" w:type="dxa"/>
          </w:tcPr>
          <w:p w14:paraId="17992010"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112D37F8" w14:textId="41C4024D" w:rsidR="00332347" w:rsidRPr="0083478A" w:rsidRDefault="00332347" w:rsidP="008F68BF">
            <w:pPr>
              <w:rPr>
                <w:rFonts w:cs="Times New Roman"/>
                <w:bCs/>
                <w:sz w:val="26"/>
                <w:szCs w:val="26"/>
              </w:rPr>
            </w:pPr>
            <w:r w:rsidRPr="0083478A">
              <w:rPr>
                <w:rFonts w:cs="Times New Roman"/>
                <w:bCs/>
                <w:sz w:val="26"/>
                <w:szCs w:val="26"/>
              </w:rPr>
              <w:t>Thực hiện công tác báo cáo chuyên môn hàng tuần, tháng, quý, năm của Ban ANHK gửi Văn phòng Tổng công ty.</w:t>
            </w:r>
          </w:p>
        </w:tc>
        <w:tc>
          <w:tcPr>
            <w:tcW w:w="866" w:type="dxa"/>
            <w:noWrap/>
            <w:hideMark/>
          </w:tcPr>
          <w:p w14:paraId="0EC8CE4F" w14:textId="77777777" w:rsidR="00332347" w:rsidRPr="0083478A" w:rsidRDefault="00332347" w:rsidP="0083478A">
            <w:pPr>
              <w:jc w:val="center"/>
              <w:rPr>
                <w:rFonts w:cs="Times New Roman"/>
                <w:bCs/>
                <w:sz w:val="26"/>
                <w:szCs w:val="26"/>
              </w:rPr>
            </w:pPr>
          </w:p>
        </w:tc>
        <w:tc>
          <w:tcPr>
            <w:tcW w:w="968" w:type="dxa"/>
            <w:noWrap/>
            <w:hideMark/>
          </w:tcPr>
          <w:p w14:paraId="489F5C6E"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2" w:type="dxa"/>
            <w:noWrap/>
            <w:hideMark/>
          </w:tcPr>
          <w:p w14:paraId="24A9B67D"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1314" w:type="dxa"/>
            <w:noWrap/>
            <w:hideMark/>
          </w:tcPr>
          <w:p w14:paraId="1DCA9AAD" w14:textId="77777777" w:rsidR="00332347" w:rsidRPr="0083478A" w:rsidRDefault="00332347" w:rsidP="0083478A">
            <w:pPr>
              <w:jc w:val="center"/>
              <w:rPr>
                <w:rFonts w:cs="Times New Roman"/>
                <w:bCs/>
                <w:sz w:val="26"/>
                <w:szCs w:val="26"/>
              </w:rPr>
            </w:pPr>
          </w:p>
        </w:tc>
        <w:tc>
          <w:tcPr>
            <w:tcW w:w="968" w:type="dxa"/>
            <w:noWrap/>
            <w:hideMark/>
          </w:tcPr>
          <w:p w14:paraId="009C9A58" w14:textId="77777777" w:rsidR="00332347" w:rsidRPr="0083478A" w:rsidRDefault="00332347" w:rsidP="0083478A">
            <w:pPr>
              <w:jc w:val="center"/>
              <w:rPr>
                <w:rFonts w:cs="Times New Roman"/>
                <w:bCs/>
                <w:sz w:val="26"/>
                <w:szCs w:val="26"/>
              </w:rPr>
            </w:pPr>
          </w:p>
        </w:tc>
        <w:tc>
          <w:tcPr>
            <w:tcW w:w="939" w:type="dxa"/>
            <w:noWrap/>
            <w:hideMark/>
          </w:tcPr>
          <w:p w14:paraId="12D9DDFD" w14:textId="77777777" w:rsidR="00332347" w:rsidRPr="0083478A" w:rsidRDefault="00332347" w:rsidP="0083478A">
            <w:pPr>
              <w:jc w:val="center"/>
              <w:rPr>
                <w:rFonts w:cs="Times New Roman"/>
                <w:bCs/>
                <w:sz w:val="26"/>
                <w:szCs w:val="26"/>
              </w:rPr>
            </w:pPr>
          </w:p>
        </w:tc>
        <w:tc>
          <w:tcPr>
            <w:tcW w:w="808" w:type="dxa"/>
            <w:noWrap/>
            <w:hideMark/>
          </w:tcPr>
          <w:p w14:paraId="4B25F958" w14:textId="77777777" w:rsidR="00332347" w:rsidRPr="0083478A" w:rsidRDefault="00332347" w:rsidP="0083478A">
            <w:pPr>
              <w:jc w:val="center"/>
              <w:rPr>
                <w:rFonts w:cs="Times New Roman"/>
                <w:bCs/>
                <w:sz w:val="26"/>
                <w:szCs w:val="26"/>
              </w:rPr>
            </w:pPr>
          </w:p>
        </w:tc>
      </w:tr>
      <w:tr w:rsidR="00332347" w:rsidRPr="00332347" w14:paraId="260CF206" w14:textId="77777777" w:rsidTr="00332347">
        <w:trPr>
          <w:trHeight w:val="720"/>
        </w:trPr>
        <w:tc>
          <w:tcPr>
            <w:tcW w:w="805" w:type="dxa"/>
          </w:tcPr>
          <w:p w14:paraId="227FEDE9"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21DA6A21" w14:textId="686FC25A" w:rsidR="00332347" w:rsidRPr="0083478A" w:rsidRDefault="00332347" w:rsidP="008F68BF">
            <w:pPr>
              <w:rPr>
                <w:rFonts w:cs="Times New Roman"/>
                <w:bCs/>
                <w:sz w:val="26"/>
                <w:szCs w:val="26"/>
              </w:rPr>
            </w:pPr>
            <w:r w:rsidRPr="0083478A">
              <w:rPr>
                <w:rFonts w:cs="Times New Roman"/>
                <w:bCs/>
                <w:sz w:val="26"/>
                <w:szCs w:val="26"/>
              </w:rPr>
              <w:t>Thực hiện các báo cáo định kỳ: Báo cáo phòng, chống buôn lậu và gian lận thương mại qua đường hàng không; Báo cáo phòng chống tội phạm.</w:t>
            </w:r>
          </w:p>
        </w:tc>
        <w:tc>
          <w:tcPr>
            <w:tcW w:w="866" w:type="dxa"/>
            <w:noWrap/>
            <w:hideMark/>
          </w:tcPr>
          <w:p w14:paraId="532644FC" w14:textId="77777777" w:rsidR="00332347" w:rsidRPr="0083478A" w:rsidRDefault="00332347" w:rsidP="0083478A">
            <w:pPr>
              <w:jc w:val="center"/>
              <w:rPr>
                <w:rFonts w:cs="Times New Roman"/>
                <w:bCs/>
                <w:sz w:val="26"/>
                <w:szCs w:val="26"/>
              </w:rPr>
            </w:pPr>
          </w:p>
        </w:tc>
        <w:tc>
          <w:tcPr>
            <w:tcW w:w="968" w:type="dxa"/>
            <w:noWrap/>
            <w:hideMark/>
          </w:tcPr>
          <w:p w14:paraId="7E315EF2"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2" w:type="dxa"/>
            <w:noWrap/>
            <w:hideMark/>
          </w:tcPr>
          <w:p w14:paraId="47145D3B" w14:textId="77777777" w:rsidR="00332347" w:rsidRPr="0083478A" w:rsidRDefault="00332347" w:rsidP="0083478A">
            <w:pPr>
              <w:jc w:val="center"/>
              <w:rPr>
                <w:rFonts w:cs="Times New Roman"/>
                <w:bCs/>
                <w:sz w:val="26"/>
                <w:szCs w:val="26"/>
              </w:rPr>
            </w:pPr>
          </w:p>
        </w:tc>
        <w:tc>
          <w:tcPr>
            <w:tcW w:w="1314" w:type="dxa"/>
            <w:noWrap/>
            <w:hideMark/>
          </w:tcPr>
          <w:p w14:paraId="734968E3"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6249BF1A" w14:textId="77777777" w:rsidR="00332347" w:rsidRPr="0083478A" w:rsidRDefault="00332347" w:rsidP="0083478A">
            <w:pPr>
              <w:jc w:val="center"/>
              <w:rPr>
                <w:rFonts w:cs="Times New Roman"/>
                <w:bCs/>
                <w:sz w:val="26"/>
                <w:szCs w:val="26"/>
              </w:rPr>
            </w:pPr>
          </w:p>
        </w:tc>
        <w:tc>
          <w:tcPr>
            <w:tcW w:w="939" w:type="dxa"/>
            <w:noWrap/>
            <w:hideMark/>
          </w:tcPr>
          <w:p w14:paraId="4235455A" w14:textId="77777777" w:rsidR="00332347" w:rsidRPr="0083478A" w:rsidRDefault="00332347" w:rsidP="0083478A">
            <w:pPr>
              <w:jc w:val="center"/>
              <w:rPr>
                <w:rFonts w:cs="Times New Roman"/>
                <w:bCs/>
                <w:sz w:val="26"/>
                <w:szCs w:val="26"/>
              </w:rPr>
            </w:pPr>
          </w:p>
        </w:tc>
        <w:tc>
          <w:tcPr>
            <w:tcW w:w="808" w:type="dxa"/>
            <w:noWrap/>
            <w:hideMark/>
          </w:tcPr>
          <w:p w14:paraId="10B25FAC" w14:textId="77777777" w:rsidR="00332347" w:rsidRPr="0083478A" w:rsidRDefault="00332347" w:rsidP="0083478A">
            <w:pPr>
              <w:jc w:val="center"/>
              <w:rPr>
                <w:rFonts w:cs="Times New Roman"/>
                <w:bCs/>
                <w:sz w:val="26"/>
                <w:szCs w:val="26"/>
              </w:rPr>
            </w:pPr>
          </w:p>
        </w:tc>
      </w:tr>
      <w:tr w:rsidR="00332347" w:rsidRPr="00332347" w14:paraId="732BD131" w14:textId="77777777" w:rsidTr="00332347">
        <w:trPr>
          <w:trHeight w:val="720"/>
        </w:trPr>
        <w:tc>
          <w:tcPr>
            <w:tcW w:w="805" w:type="dxa"/>
          </w:tcPr>
          <w:p w14:paraId="682D9294"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59AD8DEB" w14:textId="20D6B6BF" w:rsidR="00332347" w:rsidRPr="0083478A" w:rsidRDefault="00332347" w:rsidP="008F68BF">
            <w:pPr>
              <w:rPr>
                <w:rFonts w:cs="Times New Roman"/>
                <w:bCs/>
                <w:sz w:val="26"/>
                <w:szCs w:val="26"/>
              </w:rPr>
            </w:pPr>
            <w:r w:rsidRPr="0083478A">
              <w:rPr>
                <w:rFonts w:cs="Times New Roman"/>
                <w:bCs/>
                <w:sz w:val="26"/>
                <w:szCs w:val="26"/>
              </w:rPr>
              <w:t xml:space="preserve">Thực hiện các báo cáo định kỳ: Báo cáo công tác quản lý thiết bị an ninh hàng không; Báo cáo công tác quản lý vũ khí và công cụ </w:t>
            </w:r>
            <w:r w:rsidRPr="0083478A">
              <w:rPr>
                <w:rFonts w:cs="Times New Roman"/>
                <w:bCs/>
                <w:sz w:val="26"/>
                <w:szCs w:val="26"/>
              </w:rPr>
              <w:lastRenderedPageBreak/>
              <w:t>hỗ trợ và đào tạo huấn luyện về bảo quản, sử dụng vũ khí, công cụ hỗ trợ;</w:t>
            </w:r>
          </w:p>
        </w:tc>
        <w:tc>
          <w:tcPr>
            <w:tcW w:w="866" w:type="dxa"/>
            <w:noWrap/>
            <w:hideMark/>
          </w:tcPr>
          <w:p w14:paraId="722A63FC" w14:textId="77777777" w:rsidR="00332347" w:rsidRPr="0083478A" w:rsidRDefault="00332347" w:rsidP="0083478A">
            <w:pPr>
              <w:jc w:val="center"/>
              <w:rPr>
                <w:rFonts w:cs="Times New Roman"/>
                <w:bCs/>
                <w:sz w:val="26"/>
                <w:szCs w:val="26"/>
              </w:rPr>
            </w:pPr>
          </w:p>
        </w:tc>
        <w:tc>
          <w:tcPr>
            <w:tcW w:w="968" w:type="dxa"/>
            <w:noWrap/>
            <w:hideMark/>
          </w:tcPr>
          <w:p w14:paraId="5F4A9ECD" w14:textId="77777777" w:rsidR="00332347" w:rsidRPr="0083478A" w:rsidRDefault="00332347" w:rsidP="0083478A">
            <w:pPr>
              <w:jc w:val="center"/>
              <w:rPr>
                <w:rFonts w:cs="Times New Roman"/>
                <w:bCs/>
                <w:sz w:val="26"/>
                <w:szCs w:val="26"/>
              </w:rPr>
            </w:pPr>
          </w:p>
        </w:tc>
        <w:tc>
          <w:tcPr>
            <w:tcW w:w="932" w:type="dxa"/>
            <w:noWrap/>
            <w:hideMark/>
          </w:tcPr>
          <w:p w14:paraId="4CBAF9CF" w14:textId="77777777" w:rsidR="00332347" w:rsidRPr="0083478A" w:rsidRDefault="00332347" w:rsidP="0083478A">
            <w:pPr>
              <w:jc w:val="center"/>
              <w:rPr>
                <w:rFonts w:cs="Times New Roman"/>
                <w:bCs/>
                <w:sz w:val="26"/>
                <w:szCs w:val="26"/>
              </w:rPr>
            </w:pPr>
          </w:p>
        </w:tc>
        <w:tc>
          <w:tcPr>
            <w:tcW w:w="1314" w:type="dxa"/>
            <w:noWrap/>
            <w:hideMark/>
          </w:tcPr>
          <w:p w14:paraId="3C0E6426" w14:textId="77777777" w:rsidR="00332347" w:rsidRPr="0083478A" w:rsidRDefault="00332347" w:rsidP="0083478A">
            <w:pPr>
              <w:jc w:val="center"/>
              <w:rPr>
                <w:rFonts w:cs="Times New Roman"/>
                <w:bCs/>
                <w:sz w:val="26"/>
                <w:szCs w:val="26"/>
              </w:rPr>
            </w:pPr>
          </w:p>
        </w:tc>
        <w:tc>
          <w:tcPr>
            <w:tcW w:w="968" w:type="dxa"/>
            <w:noWrap/>
            <w:hideMark/>
          </w:tcPr>
          <w:p w14:paraId="0F24D981" w14:textId="77777777" w:rsidR="00332347" w:rsidRPr="0083478A" w:rsidRDefault="00332347" w:rsidP="0083478A">
            <w:pPr>
              <w:jc w:val="center"/>
              <w:rPr>
                <w:rFonts w:cs="Times New Roman"/>
                <w:bCs/>
                <w:sz w:val="26"/>
                <w:szCs w:val="26"/>
              </w:rPr>
            </w:pPr>
          </w:p>
        </w:tc>
        <w:tc>
          <w:tcPr>
            <w:tcW w:w="939" w:type="dxa"/>
            <w:noWrap/>
            <w:hideMark/>
          </w:tcPr>
          <w:p w14:paraId="13B8D939"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808" w:type="dxa"/>
            <w:noWrap/>
            <w:hideMark/>
          </w:tcPr>
          <w:p w14:paraId="35720B64"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r>
      <w:tr w:rsidR="00332347" w:rsidRPr="00332347" w14:paraId="435FDE56" w14:textId="77777777" w:rsidTr="00332347">
        <w:trPr>
          <w:trHeight w:val="360"/>
        </w:trPr>
        <w:tc>
          <w:tcPr>
            <w:tcW w:w="805" w:type="dxa"/>
          </w:tcPr>
          <w:p w14:paraId="0B7E7632"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73054B25" w14:textId="375D25C3" w:rsidR="00332347" w:rsidRPr="0083478A" w:rsidRDefault="00332347" w:rsidP="008F68BF">
            <w:pPr>
              <w:rPr>
                <w:rFonts w:cs="Times New Roman"/>
                <w:bCs/>
                <w:sz w:val="26"/>
                <w:szCs w:val="26"/>
              </w:rPr>
            </w:pPr>
            <w:r w:rsidRPr="0083478A">
              <w:rPr>
                <w:rFonts w:cs="Times New Roman"/>
                <w:bCs/>
                <w:sz w:val="26"/>
                <w:szCs w:val="26"/>
              </w:rPr>
              <w:t>Theo dõi tiến độ thực hiện các công việc được giao Ban ANHK chủ trì, phối hợp thực hiện</w:t>
            </w:r>
          </w:p>
        </w:tc>
        <w:tc>
          <w:tcPr>
            <w:tcW w:w="866" w:type="dxa"/>
            <w:noWrap/>
            <w:hideMark/>
          </w:tcPr>
          <w:p w14:paraId="2D20BE82" w14:textId="77777777" w:rsidR="00332347" w:rsidRPr="0083478A" w:rsidRDefault="00332347" w:rsidP="0083478A">
            <w:pPr>
              <w:jc w:val="center"/>
              <w:rPr>
                <w:rFonts w:cs="Times New Roman"/>
                <w:bCs/>
                <w:sz w:val="26"/>
                <w:szCs w:val="26"/>
              </w:rPr>
            </w:pPr>
          </w:p>
        </w:tc>
        <w:tc>
          <w:tcPr>
            <w:tcW w:w="968" w:type="dxa"/>
            <w:noWrap/>
            <w:hideMark/>
          </w:tcPr>
          <w:p w14:paraId="5C3942A3"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2" w:type="dxa"/>
            <w:noWrap/>
            <w:hideMark/>
          </w:tcPr>
          <w:p w14:paraId="1BBE5703" w14:textId="77777777" w:rsidR="00332347" w:rsidRPr="0083478A" w:rsidRDefault="00332347" w:rsidP="0083478A">
            <w:pPr>
              <w:jc w:val="center"/>
              <w:rPr>
                <w:rFonts w:cs="Times New Roman"/>
                <w:bCs/>
                <w:sz w:val="26"/>
                <w:szCs w:val="26"/>
              </w:rPr>
            </w:pPr>
          </w:p>
        </w:tc>
        <w:tc>
          <w:tcPr>
            <w:tcW w:w="1314" w:type="dxa"/>
            <w:noWrap/>
            <w:hideMark/>
          </w:tcPr>
          <w:p w14:paraId="701CC1DD"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1A4628D5" w14:textId="77777777" w:rsidR="00332347" w:rsidRPr="0083478A" w:rsidRDefault="00332347" w:rsidP="0083478A">
            <w:pPr>
              <w:jc w:val="center"/>
              <w:rPr>
                <w:rFonts w:cs="Times New Roman"/>
                <w:bCs/>
                <w:sz w:val="26"/>
                <w:szCs w:val="26"/>
              </w:rPr>
            </w:pPr>
          </w:p>
        </w:tc>
        <w:tc>
          <w:tcPr>
            <w:tcW w:w="939" w:type="dxa"/>
            <w:noWrap/>
            <w:hideMark/>
          </w:tcPr>
          <w:p w14:paraId="10993C70" w14:textId="77777777" w:rsidR="00332347" w:rsidRPr="0083478A" w:rsidRDefault="00332347" w:rsidP="0083478A">
            <w:pPr>
              <w:jc w:val="center"/>
              <w:rPr>
                <w:rFonts w:cs="Times New Roman"/>
                <w:bCs/>
                <w:sz w:val="26"/>
                <w:szCs w:val="26"/>
              </w:rPr>
            </w:pPr>
          </w:p>
        </w:tc>
        <w:tc>
          <w:tcPr>
            <w:tcW w:w="808" w:type="dxa"/>
            <w:noWrap/>
            <w:hideMark/>
          </w:tcPr>
          <w:p w14:paraId="61B04BFC" w14:textId="77777777" w:rsidR="00332347" w:rsidRPr="0083478A" w:rsidRDefault="00332347" w:rsidP="0083478A">
            <w:pPr>
              <w:jc w:val="center"/>
              <w:rPr>
                <w:rFonts w:cs="Times New Roman"/>
                <w:bCs/>
                <w:sz w:val="26"/>
                <w:szCs w:val="26"/>
              </w:rPr>
            </w:pPr>
          </w:p>
        </w:tc>
      </w:tr>
      <w:tr w:rsidR="00332347" w:rsidRPr="00332347" w14:paraId="5EE1E744" w14:textId="77777777" w:rsidTr="00332347">
        <w:trPr>
          <w:trHeight w:val="720"/>
        </w:trPr>
        <w:tc>
          <w:tcPr>
            <w:tcW w:w="805" w:type="dxa"/>
          </w:tcPr>
          <w:p w14:paraId="5EB0F22C"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4FE15046" w14:textId="0D89132A" w:rsidR="00332347" w:rsidRPr="0083478A" w:rsidRDefault="00332347" w:rsidP="008F68BF">
            <w:pPr>
              <w:rPr>
                <w:rFonts w:cs="Times New Roman"/>
                <w:bCs/>
                <w:sz w:val="26"/>
                <w:szCs w:val="26"/>
              </w:rPr>
            </w:pPr>
            <w:r w:rsidRPr="0083478A">
              <w:rPr>
                <w:rFonts w:cs="Times New Roman"/>
                <w:bCs/>
                <w:sz w:val="26"/>
                <w:szCs w:val="26"/>
              </w:rPr>
              <w:t>Hướng dẫn, thực hiện công tác văn thư, lưu trữ của Ban ANHK theo Quy chế Văn thư lưu trữ và Nội quy bảo vệ bí mật nhà nước của Tổng công ty.</w:t>
            </w:r>
          </w:p>
        </w:tc>
        <w:tc>
          <w:tcPr>
            <w:tcW w:w="866" w:type="dxa"/>
            <w:noWrap/>
            <w:hideMark/>
          </w:tcPr>
          <w:p w14:paraId="11D16EC4" w14:textId="77777777" w:rsidR="00332347" w:rsidRPr="0083478A" w:rsidRDefault="00332347" w:rsidP="0083478A">
            <w:pPr>
              <w:jc w:val="center"/>
              <w:rPr>
                <w:rFonts w:cs="Times New Roman"/>
                <w:bCs/>
                <w:sz w:val="26"/>
                <w:szCs w:val="26"/>
              </w:rPr>
            </w:pPr>
          </w:p>
        </w:tc>
        <w:tc>
          <w:tcPr>
            <w:tcW w:w="968" w:type="dxa"/>
            <w:noWrap/>
            <w:hideMark/>
          </w:tcPr>
          <w:p w14:paraId="2A9306CF"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2" w:type="dxa"/>
            <w:noWrap/>
            <w:hideMark/>
          </w:tcPr>
          <w:p w14:paraId="6578F01D" w14:textId="77777777" w:rsidR="00332347" w:rsidRPr="0083478A" w:rsidRDefault="00332347" w:rsidP="0083478A">
            <w:pPr>
              <w:jc w:val="center"/>
              <w:rPr>
                <w:rFonts w:cs="Times New Roman"/>
                <w:bCs/>
                <w:sz w:val="26"/>
                <w:szCs w:val="26"/>
              </w:rPr>
            </w:pPr>
          </w:p>
        </w:tc>
        <w:tc>
          <w:tcPr>
            <w:tcW w:w="1314" w:type="dxa"/>
            <w:noWrap/>
            <w:hideMark/>
          </w:tcPr>
          <w:p w14:paraId="6BA07C39" w14:textId="77777777" w:rsidR="00332347" w:rsidRPr="0083478A" w:rsidRDefault="00332347" w:rsidP="0083478A">
            <w:pPr>
              <w:jc w:val="center"/>
              <w:rPr>
                <w:rFonts w:cs="Times New Roman"/>
                <w:bCs/>
                <w:sz w:val="26"/>
                <w:szCs w:val="26"/>
              </w:rPr>
            </w:pPr>
          </w:p>
        </w:tc>
        <w:tc>
          <w:tcPr>
            <w:tcW w:w="968" w:type="dxa"/>
            <w:noWrap/>
            <w:hideMark/>
          </w:tcPr>
          <w:p w14:paraId="06CA81EF" w14:textId="77777777" w:rsidR="00332347" w:rsidRPr="0083478A" w:rsidRDefault="00332347" w:rsidP="0083478A">
            <w:pPr>
              <w:jc w:val="center"/>
              <w:rPr>
                <w:rFonts w:cs="Times New Roman"/>
                <w:bCs/>
                <w:sz w:val="26"/>
                <w:szCs w:val="26"/>
              </w:rPr>
            </w:pPr>
          </w:p>
        </w:tc>
        <w:tc>
          <w:tcPr>
            <w:tcW w:w="939" w:type="dxa"/>
            <w:noWrap/>
            <w:hideMark/>
          </w:tcPr>
          <w:p w14:paraId="21E75E9B" w14:textId="77777777" w:rsidR="00332347" w:rsidRPr="0083478A" w:rsidRDefault="00332347" w:rsidP="0083478A">
            <w:pPr>
              <w:jc w:val="center"/>
              <w:rPr>
                <w:rFonts w:cs="Times New Roman"/>
                <w:bCs/>
                <w:sz w:val="26"/>
                <w:szCs w:val="26"/>
              </w:rPr>
            </w:pPr>
          </w:p>
        </w:tc>
        <w:tc>
          <w:tcPr>
            <w:tcW w:w="808" w:type="dxa"/>
            <w:noWrap/>
            <w:hideMark/>
          </w:tcPr>
          <w:p w14:paraId="44251D4D"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r>
      <w:tr w:rsidR="00332347" w:rsidRPr="00332347" w14:paraId="61844AC2" w14:textId="77777777" w:rsidTr="00332347">
        <w:trPr>
          <w:trHeight w:val="360"/>
        </w:trPr>
        <w:tc>
          <w:tcPr>
            <w:tcW w:w="805" w:type="dxa"/>
          </w:tcPr>
          <w:p w14:paraId="5D416355"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1B7202CF" w14:textId="45475980" w:rsidR="00332347" w:rsidRPr="0083478A" w:rsidRDefault="00332347" w:rsidP="008F68BF">
            <w:pPr>
              <w:rPr>
                <w:rFonts w:cs="Times New Roman"/>
                <w:bCs/>
                <w:sz w:val="26"/>
                <w:szCs w:val="26"/>
              </w:rPr>
            </w:pPr>
            <w:r w:rsidRPr="0083478A">
              <w:rPr>
                <w:rFonts w:cs="Times New Roman"/>
                <w:bCs/>
                <w:sz w:val="26"/>
                <w:szCs w:val="26"/>
              </w:rPr>
              <w:t>Triển khai các văn bản quản lý nội bộ khi được lãnh đạo ban phê duyệt</w:t>
            </w:r>
          </w:p>
        </w:tc>
        <w:tc>
          <w:tcPr>
            <w:tcW w:w="866" w:type="dxa"/>
            <w:noWrap/>
            <w:hideMark/>
          </w:tcPr>
          <w:p w14:paraId="7FE27046" w14:textId="77777777" w:rsidR="00332347" w:rsidRPr="0083478A" w:rsidRDefault="00332347" w:rsidP="0083478A">
            <w:pPr>
              <w:jc w:val="center"/>
              <w:rPr>
                <w:rFonts w:cs="Times New Roman"/>
                <w:bCs/>
                <w:sz w:val="26"/>
                <w:szCs w:val="26"/>
              </w:rPr>
            </w:pPr>
          </w:p>
        </w:tc>
        <w:tc>
          <w:tcPr>
            <w:tcW w:w="968" w:type="dxa"/>
            <w:noWrap/>
            <w:hideMark/>
          </w:tcPr>
          <w:p w14:paraId="2CFA2CA9"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2" w:type="dxa"/>
            <w:noWrap/>
            <w:hideMark/>
          </w:tcPr>
          <w:p w14:paraId="1490135C" w14:textId="77777777" w:rsidR="00332347" w:rsidRPr="0083478A" w:rsidRDefault="00332347" w:rsidP="0083478A">
            <w:pPr>
              <w:jc w:val="center"/>
              <w:rPr>
                <w:rFonts w:cs="Times New Roman"/>
                <w:bCs/>
                <w:sz w:val="26"/>
                <w:szCs w:val="26"/>
              </w:rPr>
            </w:pPr>
          </w:p>
        </w:tc>
        <w:tc>
          <w:tcPr>
            <w:tcW w:w="1314" w:type="dxa"/>
            <w:noWrap/>
            <w:hideMark/>
          </w:tcPr>
          <w:p w14:paraId="76435A3B"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10E970EA" w14:textId="77777777" w:rsidR="00332347" w:rsidRPr="0083478A" w:rsidRDefault="00332347" w:rsidP="0083478A">
            <w:pPr>
              <w:jc w:val="center"/>
              <w:rPr>
                <w:rFonts w:cs="Times New Roman"/>
                <w:bCs/>
                <w:sz w:val="26"/>
                <w:szCs w:val="26"/>
              </w:rPr>
            </w:pPr>
          </w:p>
        </w:tc>
        <w:tc>
          <w:tcPr>
            <w:tcW w:w="939" w:type="dxa"/>
            <w:noWrap/>
            <w:hideMark/>
          </w:tcPr>
          <w:p w14:paraId="669D6EA3" w14:textId="77777777" w:rsidR="00332347" w:rsidRPr="0083478A" w:rsidRDefault="00332347" w:rsidP="0083478A">
            <w:pPr>
              <w:jc w:val="center"/>
              <w:rPr>
                <w:rFonts w:cs="Times New Roman"/>
                <w:bCs/>
                <w:sz w:val="26"/>
                <w:szCs w:val="26"/>
              </w:rPr>
            </w:pPr>
          </w:p>
        </w:tc>
        <w:tc>
          <w:tcPr>
            <w:tcW w:w="808" w:type="dxa"/>
            <w:noWrap/>
            <w:hideMark/>
          </w:tcPr>
          <w:p w14:paraId="40AA54CE" w14:textId="77777777" w:rsidR="00332347" w:rsidRPr="0083478A" w:rsidRDefault="00332347" w:rsidP="0083478A">
            <w:pPr>
              <w:jc w:val="center"/>
              <w:rPr>
                <w:rFonts w:cs="Times New Roman"/>
                <w:bCs/>
                <w:sz w:val="26"/>
                <w:szCs w:val="26"/>
              </w:rPr>
            </w:pPr>
          </w:p>
        </w:tc>
      </w:tr>
      <w:tr w:rsidR="00332347" w:rsidRPr="00332347" w14:paraId="4DE876EE" w14:textId="77777777" w:rsidTr="00332347">
        <w:trPr>
          <w:trHeight w:val="360"/>
        </w:trPr>
        <w:tc>
          <w:tcPr>
            <w:tcW w:w="805" w:type="dxa"/>
          </w:tcPr>
          <w:p w14:paraId="1CFA2870"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2B34F235" w14:textId="308C99EF" w:rsidR="00332347" w:rsidRPr="0083478A" w:rsidRDefault="00332347" w:rsidP="008F68BF">
            <w:pPr>
              <w:rPr>
                <w:rFonts w:cs="Times New Roman"/>
                <w:bCs/>
                <w:sz w:val="26"/>
                <w:szCs w:val="26"/>
              </w:rPr>
            </w:pPr>
            <w:r w:rsidRPr="0083478A">
              <w:rPr>
                <w:rFonts w:cs="Times New Roman"/>
                <w:bCs/>
                <w:sz w:val="26"/>
                <w:szCs w:val="26"/>
              </w:rPr>
              <w:t>Quản lý văn bản mật, hạn chế về lĩnh vực chuyên môn ANHK</w:t>
            </w:r>
          </w:p>
        </w:tc>
        <w:tc>
          <w:tcPr>
            <w:tcW w:w="866" w:type="dxa"/>
            <w:noWrap/>
            <w:hideMark/>
          </w:tcPr>
          <w:p w14:paraId="293CAD27"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17CB791A"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73F19C4E" w14:textId="77777777" w:rsidR="00332347" w:rsidRPr="0083478A" w:rsidRDefault="00332347" w:rsidP="0083478A">
            <w:pPr>
              <w:jc w:val="center"/>
              <w:rPr>
                <w:rFonts w:cs="Times New Roman"/>
                <w:bCs/>
                <w:sz w:val="26"/>
                <w:szCs w:val="26"/>
              </w:rPr>
            </w:pPr>
          </w:p>
        </w:tc>
        <w:tc>
          <w:tcPr>
            <w:tcW w:w="1314" w:type="dxa"/>
            <w:noWrap/>
            <w:hideMark/>
          </w:tcPr>
          <w:p w14:paraId="17064F94" w14:textId="77777777" w:rsidR="00332347" w:rsidRPr="0083478A" w:rsidRDefault="00332347" w:rsidP="0083478A">
            <w:pPr>
              <w:jc w:val="center"/>
              <w:rPr>
                <w:rFonts w:cs="Times New Roman"/>
                <w:bCs/>
                <w:sz w:val="26"/>
                <w:szCs w:val="26"/>
              </w:rPr>
            </w:pPr>
          </w:p>
        </w:tc>
        <w:tc>
          <w:tcPr>
            <w:tcW w:w="968" w:type="dxa"/>
            <w:noWrap/>
            <w:hideMark/>
          </w:tcPr>
          <w:p w14:paraId="6827A253" w14:textId="77777777" w:rsidR="00332347" w:rsidRPr="0083478A" w:rsidRDefault="00332347" w:rsidP="0083478A">
            <w:pPr>
              <w:jc w:val="center"/>
              <w:rPr>
                <w:rFonts w:cs="Times New Roman"/>
                <w:bCs/>
                <w:sz w:val="26"/>
                <w:szCs w:val="26"/>
              </w:rPr>
            </w:pPr>
          </w:p>
        </w:tc>
        <w:tc>
          <w:tcPr>
            <w:tcW w:w="939" w:type="dxa"/>
            <w:noWrap/>
            <w:hideMark/>
          </w:tcPr>
          <w:p w14:paraId="538B47E2" w14:textId="77777777" w:rsidR="00332347" w:rsidRPr="0083478A" w:rsidRDefault="00332347" w:rsidP="0083478A">
            <w:pPr>
              <w:jc w:val="center"/>
              <w:rPr>
                <w:rFonts w:cs="Times New Roman"/>
                <w:bCs/>
                <w:sz w:val="26"/>
                <w:szCs w:val="26"/>
              </w:rPr>
            </w:pPr>
          </w:p>
        </w:tc>
        <w:tc>
          <w:tcPr>
            <w:tcW w:w="808" w:type="dxa"/>
            <w:noWrap/>
            <w:hideMark/>
          </w:tcPr>
          <w:p w14:paraId="21517B00" w14:textId="77777777" w:rsidR="00332347" w:rsidRPr="0083478A" w:rsidRDefault="00332347" w:rsidP="0083478A">
            <w:pPr>
              <w:jc w:val="center"/>
              <w:rPr>
                <w:rFonts w:cs="Times New Roman"/>
                <w:bCs/>
                <w:sz w:val="26"/>
                <w:szCs w:val="26"/>
              </w:rPr>
            </w:pPr>
          </w:p>
        </w:tc>
      </w:tr>
      <w:tr w:rsidR="00332347" w:rsidRPr="00332347" w14:paraId="3131E809" w14:textId="77777777" w:rsidTr="00332347">
        <w:trPr>
          <w:trHeight w:val="360"/>
        </w:trPr>
        <w:tc>
          <w:tcPr>
            <w:tcW w:w="805" w:type="dxa"/>
          </w:tcPr>
          <w:p w14:paraId="1FE2D13F"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6A2770AF" w14:textId="43EE1685" w:rsidR="00332347" w:rsidRPr="0083478A" w:rsidRDefault="00332347" w:rsidP="008F68BF">
            <w:pPr>
              <w:rPr>
                <w:rFonts w:cs="Times New Roman"/>
                <w:bCs/>
                <w:sz w:val="26"/>
                <w:szCs w:val="26"/>
              </w:rPr>
            </w:pPr>
            <w:r w:rsidRPr="0083478A">
              <w:rPr>
                <w:rFonts w:cs="Times New Roman"/>
                <w:bCs/>
                <w:sz w:val="26"/>
                <w:szCs w:val="26"/>
              </w:rPr>
              <w:t>Cung cấp tin bài cho website Tổng công ty</w:t>
            </w:r>
          </w:p>
        </w:tc>
        <w:tc>
          <w:tcPr>
            <w:tcW w:w="866" w:type="dxa"/>
            <w:noWrap/>
            <w:hideMark/>
          </w:tcPr>
          <w:p w14:paraId="061ADCD1" w14:textId="77777777" w:rsidR="00332347" w:rsidRPr="0083478A" w:rsidRDefault="00332347" w:rsidP="0083478A">
            <w:pPr>
              <w:jc w:val="center"/>
              <w:rPr>
                <w:rFonts w:cs="Times New Roman"/>
                <w:bCs/>
                <w:sz w:val="26"/>
                <w:szCs w:val="26"/>
              </w:rPr>
            </w:pPr>
          </w:p>
        </w:tc>
        <w:tc>
          <w:tcPr>
            <w:tcW w:w="968" w:type="dxa"/>
            <w:noWrap/>
            <w:hideMark/>
          </w:tcPr>
          <w:p w14:paraId="4F95FF56" w14:textId="77777777" w:rsidR="00332347" w:rsidRPr="0083478A" w:rsidRDefault="00332347" w:rsidP="0083478A">
            <w:pPr>
              <w:jc w:val="center"/>
              <w:rPr>
                <w:rFonts w:cs="Times New Roman"/>
                <w:bCs/>
                <w:sz w:val="26"/>
                <w:szCs w:val="26"/>
              </w:rPr>
            </w:pPr>
          </w:p>
        </w:tc>
        <w:tc>
          <w:tcPr>
            <w:tcW w:w="932" w:type="dxa"/>
            <w:noWrap/>
            <w:hideMark/>
          </w:tcPr>
          <w:p w14:paraId="48717609"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1314" w:type="dxa"/>
            <w:noWrap/>
            <w:hideMark/>
          </w:tcPr>
          <w:p w14:paraId="43CA1169" w14:textId="77777777" w:rsidR="00332347" w:rsidRPr="0083478A" w:rsidRDefault="00332347" w:rsidP="0083478A">
            <w:pPr>
              <w:jc w:val="center"/>
              <w:rPr>
                <w:rFonts w:cs="Times New Roman"/>
                <w:bCs/>
                <w:sz w:val="26"/>
                <w:szCs w:val="26"/>
              </w:rPr>
            </w:pPr>
          </w:p>
        </w:tc>
        <w:tc>
          <w:tcPr>
            <w:tcW w:w="968" w:type="dxa"/>
            <w:noWrap/>
            <w:hideMark/>
          </w:tcPr>
          <w:p w14:paraId="3A0AB054" w14:textId="77777777" w:rsidR="00332347" w:rsidRPr="0083478A" w:rsidRDefault="00332347" w:rsidP="0083478A">
            <w:pPr>
              <w:jc w:val="center"/>
              <w:rPr>
                <w:rFonts w:cs="Times New Roman"/>
                <w:bCs/>
                <w:sz w:val="26"/>
                <w:szCs w:val="26"/>
              </w:rPr>
            </w:pPr>
          </w:p>
        </w:tc>
        <w:tc>
          <w:tcPr>
            <w:tcW w:w="939" w:type="dxa"/>
            <w:noWrap/>
            <w:hideMark/>
          </w:tcPr>
          <w:p w14:paraId="471B4F6C" w14:textId="77777777" w:rsidR="00332347" w:rsidRPr="0083478A" w:rsidRDefault="00332347" w:rsidP="0083478A">
            <w:pPr>
              <w:jc w:val="center"/>
              <w:rPr>
                <w:rFonts w:cs="Times New Roman"/>
                <w:bCs/>
                <w:sz w:val="26"/>
                <w:szCs w:val="26"/>
              </w:rPr>
            </w:pPr>
          </w:p>
        </w:tc>
        <w:tc>
          <w:tcPr>
            <w:tcW w:w="808" w:type="dxa"/>
            <w:noWrap/>
            <w:hideMark/>
          </w:tcPr>
          <w:p w14:paraId="7DC2B1F4"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r>
      <w:tr w:rsidR="00332347" w:rsidRPr="00332347" w14:paraId="76996D98" w14:textId="77777777" w:rsidTr="0083478A">
        <w:trPr>
          <w:trHeight w:val="360"/>
        </w:trPr>
        <w:tc>
          <w:tcPr>
            <w:tcW w:w="805" w:type="dxa"/>
          </w:tcPr>
          <w:p w14:paraId="2BBAE21A"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629F67A0" w14:textId="5B822B10" w:rsidR="00332347" w:rsidRPr="0083478A" w:rsidRDefault="00332347" w:rsidP="008F68BF">
            <w:pPr>
              <w:rPr>
                <w:rFonts w:cs="Times New Roman"/>
                <w:bCs/>
                <w:sz w:val="26"/>
                <w:szCs w:val="26"/>
              </w:rPr>
            </w:pPr>
            <w:r w:rsidRPr="0083478A">
              <w:rPr>
                <w:rFonts w:cs="Times New Roman"/>
                <w:bCs/>
                <w:sz w:val="26"/>
                <w:szCs w:val="26"/>
              </w:rPr>
              <w:t>Tham gia các đoàn thanh tra, kiểm tra, khảo sát, đánh giá ANHK khi được phân công.</w:t>
            </w:r>
          </w:p>
        </w:tc>
        <w:tc>
          <w:tcPr>
            <w:tcW w:w="866" w:type="dxa"/>
            <w:noWrap/>
          </w:tcPr>
          <w:p w14:paraId="18575479" w14:textId="39648348" w:rsidR="00332347" w:rsidRPr="0083478A" w:rsidRDefault="00332347" w:rsidP="0083478A">
            <w:pPr>
              <w:jc w:val="center"/>
              <w:rPr>
                <w:rFonts w:cs="Times New Roman"/>
                <w:bCs/>
                <w:sz w:val="26"/>
                <w:szCs w:val="26"/>
              </w:rPr>
            </w:pPr>
          </w:p>
        </w:tc>
        <w:tc>
          <w:tcPr>
            <w:tcW w:w="968" w:type="dxa"/>
            <w:noWrap/>
          </w:tcPr>
          <w:p w14:paraId="69505649" w14:textId="3468F3FA" w:rsidR="00332347" w:rsidRPr="0083478A" w:rsidRDefault="00332347" w:rsidP="0083478A">
            <w:pPr>
              <w:jc w:val="center"/>
              <w:rPr>
                <w:rFonts w:cs="Times New Roman"/>
                <w:bCs/>
                <w:sz w:val="26"/>
                <w:szCs w:val="26"/>
              </w:rPr>
            </w:pPr>
          </w:p>
        </w:tc>
        <w:tc>
          <w:tcPr>
            <w:tcW w:w="932" w:type="dxa"/>
            <w:noWrap/>
          </w:tcPr>
          <w:p w14:paraId="4A0B0E6D" w14:textId="6F6FF077" w:rsidR="00332347" w:rsidRPr="0083478A" w:rsidRDefault="00332347" w:rsidP="0083478A">
            <w:pPr>
              <w:jc w:val="center"/>
              <w:rPr>
                <w:rFonts w:cs="Times New Roman"/>
                <w:bCs/>
                <w:sz w:val="26"/>
                <w:szCs w:val="26"/>
              </w:rPr>
            </w:pPr>
          </w:p>
        </w:tc>
        <w:tc>
          <w:tcPr>
            <w:tcW w:w="1314" w:type="dxa"/>
            <w:noWrap/>
          </w:tcPr>
          <w:p w14:paraId="2535589F" w14:textId="5B8DF153" w:rsidR="00332347" w:rsidRPr="0083478A" w:rsidRDefault="00332347" w:rsidP="0083478A">
            <w:pPr>
              <w:jc w:val="center"/>
              <w:rPr>
                <w:rFonts w:cs="Times New Roman"/>
                <w:bCs/>
                <w:sz w:val="26"/>
                <w:szCs w:val="26"/>
              </w:rPr>
            </w:pPr>
          </w:p>
        </w:tc>
        <w:tc>
          <w:tcPr>
            <w:tcW w:w="968" w:type="dxa"/>
            <w:noWrap/>
          </w:tcPr>
          <w:p w14:paraId="0A958A41" w14:textId="6B0936F3" w:rsidR="00332347" w:rsidRPr="0083478A" w:rsidRDefault="00332347" w:rsidP="0083478A">
            <w:pPr>
              <w:jc w:val="center"/>
              <w:rPr>
                <w:rFonts w:cs="Times New Roman"/>
                <w:bCs/>
                <w:sz w:val="26"/>
                <w:szCs w:val="26"/>
              </w:rPr>
            </w:pPr>
          </w:p>
        </w:tc>
        <w:tc>
          <w:tcPr>
            <w:tcW w:w="939" w:type="dxa"/>
            <w:noWrap/>
          </w:tcPr>
          <w:p w14:paraId="25E5A5D3" w14:textId="2D9FEB0E" w:rsidR="00332347" w:rsidRPr="0083478A" w:rsidRDefault="00332347" w:rsidP="0083478A">
            <w:pPr>
              <w:jc w:val="center"/>
              <w:rPr>
                <w:rFonts w:cs="Times New Roman"/>
                <w:bCs/>
                <w:sz w:val="26"/>
                <w:szCs w:val="26"/>
              </w:rPr>
            </w:pPr>
          </w:p>
        </w:tc>
        <w:tc>
          <w:tcPr>
            <w:tcW w:w="808" w:type="dxa"/>
            <w:noWrap/>
          </w:tcPr>
          <w:p w14:paraId="76174AB1" w14:textId="727FD875" w:rsidR="00332347" w:rsidRPr="0083478A" w:rsidRDefault="00332347" w:rsidP="0083478A">
            <w:pPr>
              <w:jc w:val="center"/>
              <w:rPr>
                <w:rFonts w:cs="Times New Roman"/>
                <w:bCs/>
                <w:sz w:val="26"/>
                <w:szCs w:val="26"/>
              </w:rPr>
            </w:pPr>
          </w:p>
        </w:tc>
      </w:tr>
      <w:tr w:rsidR="00332347" w:rsidRPr="00332347" w14:paraId="784B9103" w14:textId="77777777" w:rsidTr="00332347">
        <w:trPr>
          <w:trHeight w:val="720"/>
        </w:trPr>
        <w:tc>
          <w:tcPr>
            <w:tcW w:w="805" w:type="dxa"/>
          </w:tcPr>
          <w:p w14:paraId="542EAFF7"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770E65D0" w14:textId="3B80B864" w:rsidR="00332347" w:rsidRPr="0083478A" w:rsidRDefault="00332347" w:rsidP="008F68BF">
            <w:pPr>
              <w:rPr>
                <w:rFonts w:cs="Times New Roman"/>
                <w:bCs/>
                <w:sz w:val="26"/>
                <w:szCs w:val="26"/>
              </w:rPr>
            </w:pPr>
            <w:r w:rsidRPr="0083478A">
              <w:rPr>
                <w:rFonts w:cs="Times New Roman"/>
                <w:bCs/>
                <w:sz w:val="26"/>
                <w:szCs w:val="26"/>
              </w:rPr>
              <w:t>Xây dựng kế hoạch hoạt động năm của Ban ANHK; xây dựng kế hoạch mua sắm trang thiết bị, công cụ, dụng cụ hàng năm phục vụ công tác chuyên môn của Ban ANHK</w:t>
            </w:r>
          </w:p>
        </w:tc>
        <w:tc>
          <w:tcPr>
            <w:tcW w:w="866" w:type="dxa"/>
            <w:noWrap/>
            <w:hideMark/>
          </w:tcPr>
          <w:p w14:paraId="7E64D7AB" w14:textId="77777777" w:rsidR="00332347" w:rsidRPr="0083478A" w:rsidRDefault="00332347" w:rsidP="0083478A">
            <w:pPr>
              <w:jc w:val="center"/>
              <w:rPr>
                <w:rFonts w:cs="Times New Roman"/>
                <w:bCs/>
                <w:sz w:val="26"/>
                <w:szCs w:val="26"/>
              </w:rPr>
            </w:pPr>
          </w:p>
        </w:tc>
        <w:tc>
          <w:tcPr>
            <w:tcW w:w="968" w:type="dxa"/>
            <w:noWrap/>
            <w:hideMark/>
          </w:tcPr>
          <w:p w14:paraId="7DB2A5BE" w14:textId="77777777" w:rsidR="00332347" w:rsidRPr="0083478A" w:rsidRDefault="00332347" w:rsidP="0083478A">
            <w:pPr>
              <w:jc w:val="center"/>
              <w:rPr>
                <w:rFonts w:cs="Times New Roman"/>
                <w:bCs/>
                <w:sz w:val="26"/>
                <w:szCs w:val="26"/>
              </w:rPr>
            </w:pPr>
          </w:p>
        </w:tc>
        <w:tc>
          <w:tcPr>
            <w:tcW w:w="932" w:type="dxa"/>
            <w:noWrap/>
            <w:hideMark/>
          </w:tcPr>
          <w:p w14:paraId="498D5625"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1314" w:type="dxa"/>
            <w:noWrap/>
            <w:hideMark/>
          </w:tcPr>
          <w:p w14:paraId="4E2EA77A"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6EDBCB95" w14:textId="77777777" w:rsidR="00332347" w:rsidRPr="0083478A" w:rsidRDefault="00332347" w:rsidP="0083478A">
            <w:pPr>
              <w:jc w:val="center"/>
              <w:rPr>
                <w:rFonts w:cs="Times New Roman"/>
                <w:bCs/>
                <w:sz w:val="26"/>
                <w:szCs w:val="26"/>
              </w:rPr>
            </w:pPr>
          </w:p>
        </w:tc>
        <w:tc>
          <w:tcPr>
            <w:tcW w:w="939" w:type="dxa"/>
            <w:noWrap/>
            <w:hideMark/>
          </w:tcPr>
          <w:p w14:paraId="011E1249" w14:textId="77777777" w:rsidR="00332347" w:rsidRPr="0083478A" w:rsidRDefault="00332347" w:rsidP="0083478A">
            <w:pPr>
              <w:jc w:val="center"/>
              <w:rPr>
                <w:rFonts w:cs="Times New Roman"/>
                <w:bCs/>
                <w:sz w:val="26"/>
                <w:szCs w:val="26"/>
              </w:rPr>
            </w:pPr>
          </w:p>
        </w:tc>
        <w:tc>
          <w:tcPr>
            <w:tcW w:w="808" w:type="dxa"/>
            <w:noWrap/>
            <w:hideMark/>
          </w:tcPr>
          <w:p w14:paraId="79B0376F" w14:textId="77777777" w:rsidR="00332347" w:rsidRPr="0083478A" w:rsidRDefault="00332347" w:rsidP="0083478A">
            <w:pPr>
              <w:jc w:val="center"/>
              <w:rPr>
                <w:rFonts w:cs="Times New Roman"/>
                <w:bCs/>
                <w:sz w:val="26"/>
                <w:szCs w:val="26"/>
              </w:rPr>
            </w:pPr>
          </w:p>
        </w:tc>
      </w:tr>
      <w:tr w:rsidR="00332347" w:rsidRPr="00332347" w14:paraId="5EC78E65" w14:textId="77777777" w:rsidTr="00332347">
        <w:trPr>
          <w:trHeight w:val="360"/>
        </w:trPr>
        <w:tc>
          <w:tcPr>
            <w:tcW w:w="805" w:type="dxa"/>
          </w:tcPr>
          <w:p w14:paraId="04BFF904"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060716DB" w14:textId="1E217631" w:rsidR="00332347" w:rsidRPr="0083478A" w:rsidRDefault="00332347" w:rsidP="008F68BF">
            <w:pPr>
              <w:rPr>
                <w:rFonts w:cs="Times New Roman"/>
                <w:bCs/>
                <w:sz w:val="26"/>
                <w:szCs w:val="26"/>
              </w:rPr>
            </w:pPr>
            <w:r w:rsidRPr="0083478A">
              <w:rPr>
                <w:rFonts w:cs="Times New Roman"/>
                <w:bCs/>
                <w:sz w:val="26"/>
                <w:szCs w:val="26"/>
              </w:rPr>
              <w:t>Quản lý tài sản, trang thiết bị, công cụ, dụng cụ của Ban.</w:t>
            </w:r>
          </w:p>
        </w:tc>
        <w:tc>
          <w:tcPr>
            <w:tcW w:w="866" w:type="dxa"/>
            <w:noWrap/>
            <w:hideMark/>
          </w:tcPr>
          <w:p w14:paraId="59047F49" w14:textId="77777777" w:rsidR="00332347" w:rsidRPr="0083478A" w:rsidRDefault="00332347" w:rsidP="0083478A">
            <w:pPr>
              <w:jc w:val="center"/>
              <w:rPr>
                <w:rFonts w:cs="Times New Roman"/>
                <w:bCs/>
                <w:sz w:val="26"/>
                <w:szCs w:val="26"/>
              </w:rPr>
            </w:pPr>
          </w:p>
        </w:tc>
        <w:tc>
          <w:tcPr>
            <w:tcW w:w="968" w:type="dxa"/>
            <w:noWrap/>
            <w:hideMark/>
          </w:tcPr>
          <w:p w14:paraId="1C940869" w14:textId="77777777" w:rsidR="00332347" w:rsidRPr="0083478A" w:rsidRDefault="00332347" w:rsidP="0083478A">
            <w:pPr>
              <w:jc w:val="center"/>
              <w:rPr>
                <w:rFonts w:cs="Times New Roman"/>
                <w:bCs/>
                <w:sz w:val="26"/>
                <w:szCs w:val="26"/>
              </w:rPr>
            </w:pPr>
          </w:p>
        </w:tc>
        <w:tc>
          <w:tcPr>
            <w:tcW w:w="932" w:type="dxa"/>
            <w:noWrap/>
            <w:hideMark/>
          </w:tcPr>
          <w:p w14:paraId="76136567"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1314" w:type="dxa"/>
            <w:noWrap/>
            <w:hideMark/>
          </w:tcPr>
          <w:p w14:paraId="612628A3"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0FF1D7C0" w14:textId="77777777" w:rsidR="00332347" w:rsidRPr="0083478A" w:rsidRDefault="00332347" w:rsidP="0083478A">
            <w:pPr>
              <w:jc w:val="center"/>
              <w:rPr>
                <w:rFonts w:cs="Times New Roman"/>
                <w:bCs/>
                <w:sz w:val="26"/>
                <w:szCs w:val="26"/>
              </w:rPr>
            </w:pPr>
          </w:p>
        </w:tc>
        <w:tc>
          <w:tcPr>
            <w:tcW w:w="939" w:type="dxa"/>
            <w:noWrap/>
            <w:hideMark/>
          </w:tcPr>
          <w:p w14:paraId="4BEE8EC1" w14:textId="77777777" w:rsidR="00332347" w:rsidRPr="0083478A" w:rsidRDefault="00332347" w:rsidP="0083478A">
            <w:pPr>
              <w:jc w:val="center"/>
              <w:rPr>
                <w:rFonts w:cs="Times New Roman"/>
                <w:bCs/>
                <w:sz w:val="26"/>
                <w:szCs w:val="26"/>
              </w:rPr>
            </w:pPr>
          </w:p>
        </w:tc>
        <w:tc>
          <w:tcPr>
            <w:tcW w:w="808" w:type="dxa"/>
            <w:noWrap/>
            <w:hideMark/>
          </w:tcPr>
          <w:p w14:paraId="19E77030" w14:textId="77777777" w:rsidR="00332347" w:rsidRPr="0083478A" w:rsidRDefault="00332347" w:rsidP="0083478A">
            <w:pPr>
              <w:jc w:val="center"/>
              <w:rPr>
                <w:rFonts w:cs="Times New Roman"/>
                <w:bCs/>
                <w:sz w:val="26"/>
                <w:szCs w:val="26"/>
              </w:rPr>
            </w:pPr>
          </w:p>
        </w:tc>
      </w:tr>
      <w:tr w:rsidR="00332347" w:rsidRPr="00332347" w14:paraId="75D87D92" w14:textId="77777777" w:rsidTr="0083478A">
        <w:trPr>
          <w:trHeight w:val="360"/>
        </w:trPr>
        <w:tc>
          <w:tcPr>
            <w:tcW w:w="805" w:type="dxa"/>
          </w:tcPr>
          <w:p w14:paraId="2477FDA9"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28AE91EF" w14:textId="53C0BF4E" w:rsidR="00332347" w:rsidRPr="0083478A" w:rsidRDefault="00332347" w:rsidP="008F68BF">
            <w:pPr>
              <w:rPr>
                <w:rFonts w:cs="Times New Roman"/>
                <w:bCs/>
                <w:sz w:val="26"/>
                <w:szCs w:val="26"/>
              </w:rPr>
            </w:pPr>
            <w:r w:rsidRPr="0083478A">
              <w:rPr>
                <w:rFonts w:cs="Times New Roman"/>
                <w:bCs/>
                <w:sz w:val="26"/>
                <w:szCs w:val="26"/>
              </w:rPr>
              <w:t>Tham gia thực hiện sát hạch, đào tạo, huấn luyện về chuyên môn ANHK</w:t>
            </w:r>
          </w:p>
        </w:tc>
        <w:tc>
          <w:tcPr>
            <w:tcW w:w="866" w:type="dxa"/>
            <w:noWrap/>
          </w:tcPr>
          <w:p w14:paraId="4C213E1D" w14:textId="521ACBD1" w:rsidR="00332347" w:rsidRPr="0083478A" w:rsidRDefault="00332347" w:rsidP="0083478A">
            <w:pPr>
              <w:jc w:val="center"/>
              <w:rPr>
                <w:rFonts w:cs="Times New Roman"/>
                <w:bCs/>
                <w:sz w:val="26"/>
                <w:szCs w:val="26"/>
              </w:rPr>
            </w:pPr>
          </w:p>
        </w:tc>
        <w:tc>
          <w:tcPr>
            <w:tcW w:w="968" w:type="dxa"/>
            <w:noWrap/>
          </w:tcPr>
          <w:p w14:paraId="3258B288" w14:textId="3F73A201" w:rsidR="00332347" w:rsidRPr="0083478A" w:rsidRDefault="00332347" w:rsidP="0083478A">
            <w:pPr>
              <w:jc w:val="center"/>
              <w:rPr>
                <w:rFonts w:cs="Times New Roman"/>
                <w:bCs/>
                <w:sz w:val="26"/>
                <w:szCs w:val="26"/>
              </w:rPr>
            </w:pPr>
          </w:p>
        </w:tc>
        <w:tc>
          <w:tcPr>
            <w:tcW w:w="932" w:type="dxa"/>
            <w:noWrap/>
          </w:tcPr>
          <w:p w14:paraId="0FC5D6A3" w14:textId="77777777" w:rsidR="00332347" w:rsidRPr="0083478A" w:rsidRDefault="00332347" w:rsidP="0083478A">
            <w:pPr>
              <w:jc w:val="center"/>
              <w:rPr>
                <w:rFonts w:cs="Times New Roman"/>
                <w:bCs/>
                <w:sz w:val="26"/>
                <w:szCs w:val="26"/>
              </w:rPr>
            </w:pPr>
          </w:p>
        </w:tc>
        <w:tc>
          <w:tcPr>
            <w:tcW w:w="1314" w:type="dxa"/>
            <w:noWrap/>
          </w:tcPr>
          <w:p w14:paraId="33C7ECC7" w14:textId="77777777" w:rsidR="00332347" w:rsidRPr="0083478A" w:rsidRDefault="00332347" w:rsidP="0083478A">
            <w:pPr>
              <w:jc w:val="center"/>
              <w:rPr>
                <w:rFonts w:cs="Times New Roman"/>
                <w:bCs/>
                <w:sz w:val="26"/>
                <w:szCs w:val="26"/>
              </w:rPr>
            </w:pPr>
          </w:p>
        </w:tc>
        <w:tc>
          <w:tcPr>
            <w:tcW w:w="968" w:type="dxa"/>
            <w:noWrap/>
          </w:tcPr>
          <w:p w14:paraId="17D365AA" w14:textId="6F26D2D8" w:rsidR="00332347" w:rsidRPr="0083478A" w:rsidRDefault="00332347" w:rsidP="0083478A">
            <w:pPr>
              <w:jc w:val="center"/>
              <w:rPr>
                <w:rFonts w:cs="Times New Roman"/>
                <w:bCs/>
                <w:sz w:val="26"/>
                <w:szCs w:val="26"/>
              </w:rPr>
            </w:pPr>
          </w:p>
        </w:tc>
        <w:tc>
          <w:tcPr>
            <w:tcW w:w="939" w:type="dxa"/>
            <w:noWrap/>
            <w:hideMark/>
          </w:tcPr>
          <w:p w14:paraId="23EFD64B" w14:textId="77777777" w:rsidR="00332347" w:rsidRPr="0083478A" w:rsidRDefault="00332347" w:rsidP="0083478A">
            <w:pPr>
              <w:jc w:val="center"/>
              <w:rPr>
                <w:rFonts w:cs="Times New Roman"/>
                <w:bCs/>
                <w:sz w:val="26"/>
                <w:szCs w:val="26"/>
              </w:rPr>
            </w:pPr>
          </w:p>
        </w:tc>
        <w:tc>
          <w:tcPr>
            <w:tcW w:w="808" w:type="dxa"/>
            <w:noWrap/>
            <w:hideMark/>
          </w:tcPr>
          <w:p w14:paraId="42FCC32D" w14:textId="77777777" w:rsidR="00332347" w:rsidRPr="0083478A" w:rsidRDefault="00332347" w:rsidP="0083478A">
            <w:pPr>
              <w:jc w:val="center"/>
              <w:rPr>
                <w:rFonts w:cs="Times New Roman"/>
                <w:bCs/>
                <w:sz w:val="26"/>
                <w:szCs w:val="26"/>
              </w:rPr>
            </w:pPr>
          </w:p>
        </w:tc>
      </w:tr>
      <w:tr w:rsidR="00332347" w:rsidRPr="00332347" w14:paraId="7F203E46" w14:textId="77777777" w:rsidTr="00332347">
        <w:trPr>
          <w:trHeight w:val="360"/>
        </w:trPr>
        <w:tc>
          <w:tcPr>
            <w:tcW w:w="805" w:type="dxa"/>
          </w:tcPr>
          <w:p w14:paraId="1C2DFE27"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0D563D48" w14:textId="2A4B0C92" w:rsidR="00332347" w:rsidRPr="0083478A" w:rsidRDefault="00332347" w:rsidP="008F68BF">
            <w:pPr>
              <w:rPr>
                <w:rFonts w:cs="Times New Roman"/>
                <w:bCs/>
                <w:sz w:val="26"/>
                <w:szCs w:val="26"/>
              </w:rPr>
            </w:pPr>
            <w:r w:rsidRPr="0083478A">
              <w:rPr>
                <w:rFonts w:cs="Times New Roman"/>
                <w:bCs/>
                <w:sz w:val="26"/>
                <w:szCs w:val="26"/>
              </w:rPr>
              <w:t>Kiểm tra công tác quản lý, sử dụng hồ sơ của Ban ANHK và báo cáo lãnh đạo ban.</w:t>
            </w:r>
          </w:p>
        </w:tc>
        <w:tc>
          <w:tcPr>
            <w:tcW w:w="866" w:type="dxa"/>
            <w:noWrap/>
            <w:hideMark/>
          </w:tcPr>
          <w:p w14:paraId="4079B4B8" w14:textId="77777777" w:rsidR="00332347" w:rsidRPr="0083478A" w:rsidRDefault="00332347" w:rsidP="0083478A">
            <w:pPr>
              <w:jc w:val="center"/>
              <w:rPr>
                <w:rFonts w:cs="Times New Roman"/>
                <w:bCs/>
                <w:sz w:val="26"/>
                <w:szCs w:val="26"/>
              </w:rPr>
            </w:pPr>
          </w:p>
        </w:tc>
        <w:tc>
          <w:tcPr>
            <w:tcW w:w="968" w:type="dxa"/>
            <w:noWrap/>
            <w:hideMark/>
          </w:tcPr>
          <w:p w14:paraId="1816CE37" w14:textId="77777777" w:rsidR="00332347" w:rsidRPr="0083478A" w:rsidRDefault="00332347" w:rsidP="0083478A">
            <w:pPr>
              <w:jc w:val="center"/>
              <w:rPr>
                <w:rFonts w:cs="Times New Roman"/>
                <w:bCs/>
                <w:sz w:val="26"/>
                <w:szCs w:val="26"/>
              </w:rPr>
            </w:pPr>
          </w:p>
        </w:tc>
        <w:tc>
          <w:tcPr>
            <w:tcW w:w="932" w:type="dxa"/>
            <w:noWrap/>
            <w:hideMark/>
          </w:tcPr>
          <w:p w14:paraId="3DF1BF84" w14:textId="77777777" w:rsidR="00332347" w:rsidRPr="0083478A" w:rsidRDefault="00332347" w:rsidP="0083478A">
            <w:pPr>
              <w:jc w:val="center"/>
              <w:rPr>
                <w:rFonts w:cs="Times New Roman"/>
                <w:bCs/>
                <w:sz w:val="26"/>
                <w:szCs w:val="26"/>
              </w:rPr>
            </w:pPr>
          </w:p>
        </w:tc>
        <w:tc>
          <w:tcPr>
            <w:tcW w:w="1314" w:type="dxa"/>
            <w:noWrap/>
            <w:hideMark/>
          </w:tcPr>
          <w:p w14:paraId="7E4CF2E1"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690EB053" w14:textId="77777777" w:rsidR="00332347" w:rsidRPr="0083478A" w:rsidRDefault="00332347" w:rsidP="0083478A">
            <w:pPr>
              <w:jc w:val="center"/>
              <w:rPr>
                <w:rFonts w:cs="Times New Roman"/>
                <w:bCs/>
                <w:sz w:val="26"/>
                <w:szCs w:val="26"/>
              </w:rPr>
            </w:pPr>
          </w:p>
        </w:tc>
        <w:tc>
          <w:tcPr>
            <w:tcW w:w="939" w:type="dxa"/>
            <w:noWrap/>
            <w:hideMark/>
          </w:tcPr>
          <w:p w14:paraId="738F5377" w14:textId="77777777" w:rsidR="00332347" w:rsidRPr="0083478A" w:rsidRDefault="00332347" w:rsidP="0083478A">
            <w:pPr>
              <w:jc w:val="center"/>
              <w:rPr>
                <w:rFonts w:cs="Times New Roman"/>
                <w:bCs/>
                <w:sz w:val="26"/>
                <w:szCs w:val="26"/>
              </w:rPr>
            </w:pPr>
          </w:p>
        </w:tc>
        <w:tc>
          <w:tcPr>
            <w:tcW w:w="808" w:type="dxa"/>
            <w:noWrap/>
            <w:hideMark/>
          </w:tcPr>
          <w:p w14:paraId="5C81EAF9"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r w:rsidR="00332347" w:rsidRPr="00332347" w14:paraId="09DA8BC6" w14:textId="77777777" w:rsidTr="00332347">
        <w:trPr>
          <w:trHeight w:val="720"/>
        </w:trPr>
        <w:tc>
          <w:tcPr>
            <w:tcW w:w="805" w:type="dxa"/>
          </w:tcPr>
          <w:p w14:paraId="4D03209D"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1302123F" w14:textId="2B7BF217" w:rsidR="00332347" w:rsidRPr="0083478A" w:rsidRDefault="00332347" w:rsidP="008F68BF">
            <w:pPr>
              <w:rPr>
                <w:rFonts w:cs="Times New Roman"/>
                <w:bCs/>
                <w:sz w:val="26"/>
                <w:szCs w:val="26"/>
              </w:rPr>
            </w:pPr>
            <w:r w:rsidRPr="0083478A">
              <w:rPr>
                <w:rFonts w:cs="Times New Roman"/>
                <w:bCs/>
                <w:sz w:val="26"/>
                <w:szCs w:val="26"/>
              </w:rPr>
              <w:t>Hướng dẫn, lập các báo cáo tổng kết của chính quyền về công tác thi đua, khen thưởng, công tác đánh giá, xếp loại lao động của Ban</w:t>
            </w:r>
          </w:p>
        </w:tc>
        <w:tc>
          <w:tcPr>
            <w:tcW w:w="866" w:type="dxa"/>
            <w:noWrap/>
            <w:hideMark/>
          </w:tcPr>
          <w:p w14:paraId="5182B674" w14:textId="77777777" w:rsidR="00332347" w:rsidRPr="0083478A" w:rsidRDefault="00332347" w:rsidP="0083478A">
            <w:pPr>
              <w:jc w:val="center"/>
              <w:rPr>
                <w:rFonts w:cs="Times New Roman"/>
                <w:bCs/>
                <w:sz w:val="26"/>
                <w:szCs w:val="26"/>
              </w:rPr>
            </w:pPr>
          </w:p>
        </w:tc>
        <w:tc>
          <w:tcPr>
            <w:tcW w:w="968" w:type="dxa"/>
            <w:noWrap/>
            <w:hideMark/>
          </w:tcPr>
          <w:p w14:paraId="1E9E697E" w14:textId="77777777" w:rsidR="00332347" w:rsidRPr="0083478A" w:rsidRDefault="00332347" w:rsidP="0083478A">
            <w:pPr>
              <w:jc w:val="center"/>
              <w:rPr>
                <w:rFonts w:cs="Times New Roman"/>
                <w:bCs/>
                <w:sz w:val="26"/>
                <w:szCs w:val="26"/>
              </w:rPr>
            </w:pPr>
          </w:p>
        </w:tc>
        <w:tc>
          <w:tcPr>
            <w:tcW w:w="932" w:type="dxa"/>
            <w:noWrap/>
            <w:hideMark/>
          </w:tcPr>
          <w:p w14:paraId="3E41C916" w14:textId="77777777" w:rsidR="00332347" w:rsidRPr="0083478A" w:rsidRDefault="00332347" w:rsidP="0083478A">
            <w:pPr>
              <w:jc w:val="center"/>
              <w:rPr>
                <w:rFonts w:cs="Times New Roman"/>
                <w:bCs/>
                <w:sz w:val="26"/>
                <w:szCs w:val="26"/>
              </w:rPr>
            </w:pPr>
          </w:p>
        </w:tc>
        <w:tc>
          <w:tcPr>
            <w:tcW w:w="1314" w:type="dxa"/>
            <w:noWrap/>
            <w:hideMark/>
          </w:tcPr>
          <w:p w14:paraId="7CCC2150" w14:textId="77777777" w:rsidR="00332347" w:rsidRPr="0083478A" w:rsidRDefault="00332347" w:rsidP="0083478A">
            <w:pPr>
              <w:jc w:val="center"/>
              <w:rPr>
                <w:rFonts w:cs="Times New Roman"/>
                <w:bCs/>
                <w:sz w:val="26"/>
                <w:szCs w:val="26"/>
              </w:rPr>
            </w:pPr>
          </w:p>
        </w:tc>
        <w:tc>
          <w:tcPr>
            <w:tcW w:w="968" w:type="dxa"/>
            <w:noWrap/>
            <w:hideMark/>
          </w:tcPr>
          <w:p w14:paraId="3E26EF7A" w14:textId="77777777" w:rsidR="00332347" w:rsidRPr="0083478A" w:rsidRDefault="00332347" w:rsidP="0083478A">
            <w:pPr>
              <w:jc w:val="center"/>
              <w:rPr>
                <w:rFonts w:cs="Times New Roman"/>
                <w:bCs/>
                <w:sz w:val="26"/>
                <w:szCs w:val="26"/>
              </w:rPr>
            </w:pPr>
          </w:p>
        </w:tc>
        <w:tc>
          <w:tcPr>
            <w:tcW w:w="939" w:type="dxa"/>
            <w:noWrap/>
            <w:hideMark/>
          </w:tcPr>
          <w:p w14:paraId="76BDE712" w14:textId="77777777" w:rsidR="00332347" w:rsidRPr="0083478A" w:rsidRDefault="00332347" w:rsidP="0083478A">
            <w:pPr>
              <w:jc w:val="center"/>
              <w:rPr>
                <w:rFonts w:cs="Times New Roman"/>
                <w:bCs/>
                <w:sz w:val="26"/>
                <w:szCs w:val="26"/>
              </w:rPr>
            </w:pPr>
          </w:p>
        </w:tc>
        <w:tc>
          <w:tcPr>
            <w:tcW w:w="808" w:type="dxa"/>
            <w:noWrap/>
            <w:hideMark/>
          </w:tcPr>
          <w:p w14:paraId="6E568FE1" w14:textId="77777777" w:rsidR="00332347" w:rsidRPr="0083478A" w:rsidRDefault="00332347" w:rsidP="0083478A">
            <w:pPr>
              <w:jc w:val="center"/>
              <w:rPr>
                <w:rFonts w:cs="Times New Roman"/>
                <w:bCs/>
                <w:sz w:val="26"/>
                <w:szCs w:val="26"/>
              </w:rPr>
            </w:pPr>
          </w:p>
        </w:tc>
      </w:tr>
      <w:tr w:rsidR="00332347" w:rsidRPr="00332347" w14:paraId="5CB1643F" w14:textId="77777777" w:rsidTr="00332347">
        <w:trPr>
          <w:trHeight w:val="360"/>
        </w:trPr>
        <w:tc>
          <w:tcPr>
            <w:tcW w:w="805" w:type="dxa"/>
          </w:tcPr>
          <w:p w14:paraId="0673E3A0"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2030E719" w14:textId="0C071316" w:rsidR="00332347" w:rsidRPr="0083478A" w:rsidRDefault="00332347" w:rsidP="008F68BF">
            <w:pPr>
              <w:rPr>
                <w:rFonts w:cs="Times New Roman"/>
                <w:bCs/>
                <w:sz w:val="26"/>
                <w:szCs w:val="26"/>
              </w:rPr>
            </w:pPr>
            <w:r w:rsidRPr="0083478A">
              <w:rPr>
                <w:rFonts w:cs="Times New Roman"/>
                <w:bCs/>
                <w:sz w:val="26"/>
                <w:szCs w:val="26"/>
              </w:rPr>
              <w:t>Thực hiện công tác liên quan Đoàn thanh niên của Ban ANHK</w:t>
            </w:r>
          </w:p>
        </w:tc>
        <w:tc>
          <w:tcPr>
            <w:tcW w:w="866" w:type="dxa"/>
            <w:noWrap/>
            <w:hideMark/>
          </w:tcPr>
          <w:p w14:paraId="0F1E7E74" w14:textId="77777777" w:rsidR="00332347" w:rsidRPr="0083478A" w:rsidRDefault="00332347" w:rsidP="0083478A">
            <w:pPr>
              <w:jc w:val="center"/>
              <w:rPr>
                <w:rFonts w:cs="Times New Roman"/>
                <w:bCs/>
                <w:sz w:val="26"/>
                <w:szCs w:val="26"/>
              </w:rPr>
            </w:pPr>
          </w:p>
        </w:tc>
        <w:tc>
          <w:tcPr>
            <w:tcW w:w="968" w:type="dxa"/>
            <w:noWrap/>
            <w:hideMark/>
          </w:tcPr>
          <w:p w14:paraId="1FE5EFD9" w14:textId="77777777" w:rsidR="00332347" w:rsidRPr="0083478A" w:rsidRDefault="00332347" w:rsidP="0083478A">
            <w:pPr>
              <w:jc w:val="center"/>
              <w:rPr>
                <w:rFonts w:cs="Times New Roman"/>
                <w:bCs/>
                <w:sz w:val="26"/>
                <w:szCs w:val="26"/>
              </w:rPr>
            </w:pPr>
          </w:p>
        </w:tc>
        <w:tc>
          <w:tcPr>
            <w:tcW w:w="932" w:type="dxa"/>
            <w:noWrap/>
            <w:hideMark/>
          </w:tcPr>
          <w:p w14:paraId="532F2B27"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1314" w:type="dxa"/>
            <w:noWrap/>
            <w:hideMark/>
          </w:tcPr>
          <w:p w14:paraId="53975068"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6EF48C6E" w14:textId="77777777" w:rsidR="00332347" w:rsidRPr="0083478A" w:rsidRDefault="00332347" w:rsidP="0083478A">
            <w:pPr>
              <w:jc w:val="center"/>
              <w:rPr>
                <w:rFonts w:cs="Times New Roman"/>
                <w:bCs/>
                <w:sz w:val="26"/>
                <w:szCs w:val="26"/>
              </w:rPr>
            </w:pPr>
          </w:p>
        </w:tc>
        <w:tc>
          <w:tcPr>
            <w:tcW w:w="939" w:type="dxa"/>
            <w:noWrap/>
            <w:hideMark/>
          </w:tcPr>
          <w:p w14:paraId="36BC5252" w14:textId="77777777" w:rsidR="00332347" w:rsidRPr="0083478A" w:rsidRDefault="00332347" w:rsidP="0083478A">
            <w:pPr>
              <w:jc w:val="center"/>
              <w:rPr>
                <w:rFonts w:cs="Times New Roman"/>
                <w:bCs/>
                <w:sz w:val="26"/>
                <w:szCs w:val="26"/>
              </w:rPr>
            </w:pPr>
          </w:p>
        </w:tc>
        <w:tc>
          <w:tcPr>
            <w:tcW w:w="808" w:type="dxa"/>
            <w:noWrap/>
            <w:hideMark/>
          </w:tcPr>
          <w:p w14:paraId="71AEDF17" w14:textId="77777777" w:rsidR="00332347" w:rsidRPr="0083478A" w:rsidRDefault="00332347" w:rsidP="0083478A">
            <w:pPr>
              <w:jc w:val="center"/>
              <w:rPr>
                <w:rFonts w:cs="Times New Roman"/>
                <w:bCs/>
                <w:sz w:val="26"/>
                <w:szCs w:val="26"/>
              </w:rPr>
            </w:pPr>
          </w:p>
        </w:tc>
      </w:tr>
      <w:tr w:rsidR="00332347" w:rsidRPr="00332347" w14:paraId="02A121AF" w14:textId="77777777" w:rsidTr="00332347">
        <w:trPr>
          <w:trHeight w:val="360"/>
        </w:trPr>
        <w:tc>
          <w:tcPr>
            <w:tcW w:w="805" w:type="dxa"/>
          </w:tcPr>
          <w:p w14:paraId="650F613F"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1C5FBE7F" w14:textId="26F0202F" w:rsidR="00332347" w:rsidRPr="0083478A" w:rsidRDefault="00332347" w:rsidP="008F68BF">
            <w:pPr>
              <w:rPr>
                <w:rFonts w:cs="Times New Roman"/>
                <w:bCs/>
                <w:sz w:val="26"/>
                <w:szCs w:val="26"/>
              </w:rPr>
            </w:pPr>
            <w:r w:rsidRPr="0083478A">
              <w:rPr>
                <w:rFonts w:cs="Times New Roman"/>
                <w:bCs/>
                <w:sz w:val="26"/>
                <w:szCs w:val="26"/>
              </w:rPr>
              <w:t>Thực hiện công tác liên quan Công đoàn của Ban ANHK</w:t>
            </w:r>
          </w:p>
        </w:tc>
        <w:tc>
          <w:tcPr>
            <w:tcW w:w="866" w:type="dxa"/>
            <w:noWrap/>
            <w:hideMark/>
          </w:tcPr>
          <w:p w14:paraId="201BE069" w14:textId="77777777" w:rsidR="00332347" w:rsidRPr="0083478A" w:rsidRDefault="00332347" w:rsidP="0083478A">
            <w:pPr>
              <w:jc w:val="center"/>
              <w:rPr>
                <w:rFonts w:cs="Times New Roman"/>
                <w:bCs/>
                <w:sz w:val="26"/>
                <w:szCs w:val="26"/>
              </w:rPr>
            </w:pPr>
          </w:p>
        </w:tc>
        <w:tc>
          <w:tcPr>
            <w:tcW w:w="968" w:type="dxa"/>
            <w:noWrap/>
            <w:hideMark/>
          </w:tcPr>
          <w:p w14:paraId="687CE08D"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19BF7B35" w14:textId="77777777" w:rsidR="00332347" w:rsidRPr="0083478A" w:rsidRDefault="00332347" w:rsidP="0083478A">
            <w:pPr>
              <w:jc w:val="center"/>
              <w:rPr>
                <w:rFonts w:cs="Times New Roman"/>
                <w:bCs/>
                <w:sz w:val="26"/>
                <w:szCs w:val="26"/>
              </w:rPr>
            </w:pPr>
          </w:p>
        </w:tc>
        <w:tc>
          <w:tcPr>
            <w:tcW w:w="1314" w:type="dxa"/>
            <w:noWrap/>
            <w:hideMark/>
          </w:tcPr>
          <w:p w14:paraId="61E66F00" w14:textId="77777777" w:rsidR="00332347" w:rsidRPr="0083478A" w:rsidRDefault="00332347" w:rsidP="0083478A">
            <w:pPr>
              <w:jc w:val="center"/>
              <w:rPr>
                <w:rFonts w:cs="Times New Roman"/>
                <w:bCs/>
                <w:sz w:val="26"/>
                <w:szCs w:val="26"/>
              </w:rPr>
            </w:pPr>
          </w:p>
        </w:tc>
        <w:tc>
          <w:tcPr>
            <w:tcW w:w="968" w:type="dxa"/>
            <w:noWrap/>
            <w:hideMark/>
          </w:tcPr>
          <w:p w14:paraId="603D4F87" w14:textId="77777777" w:rsidR="00332347" w:rsidRPr="0083478A" w:rsidRDefault="00332347" w:rsidP="0083478A">
            <w:pPr>
              <w:jc w:val="center"/>
              <w:rPr>
                <w:rFonts w:cs="Times New Roman"/>
                <w:bCs/>
                <w:sz w:val="26"/>
                <w:szCs w:val="26"/>
              </w:rPr>
            </w:pPr>
          </w:p>
        </w:tc>
        <w:tc>
          <w:tcPr>
            <w:tcW w:w="939" w:type="dxa"/>
            <w:noWrap/>
            <w:hideMark/>
          </w:tcPr>
          <w:p w14:paraId="2B20E9E7" w14:textId="77777777" w:rsidR="00332347" w:rsidRPr="0083478A" w:rsidRDefault="00332347" w:rsidP="0083478A">
            <w:pPr>
              <w:jc w:val="center"/>
              <w:rPr>
                <w:rFonts w:cs="Times New Roman"/>
                <w:bCs/>
                <w:sz w:val="26"/>
                <w:szCs w:val="26"/>
              </w:rPr>
            </w:pPr>
          </w:p>
        </w:tc>
        <w:tc>
          <w:tcPr>
            <w:tcW w:w="808" w:type="dxa"/>
            <w:noWrap/>
            <w:hideMark/>
          </w:tcPr>
          <w:p w14:paraId="28BA0010"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r w:rsidR="00332347" w:rsidRPr="00332347" w14:paraId="69D93DB5" w14:textId="77777777" w:rsidTr="00332347">
        <w:trPr>
          <w:trHeight w:val="360"/>
        </w:trPr>
        <w:tc>
          <w:tcPr>
            <w:tcW w:w="805" w:type="dxa"/>
          </w:tcPr>
          <w:p w14:paraId="55CDC6A5"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7A95EF11" w14:textId="1A12943E" w:rsidR="00332347" w:rsidRPr="0083478A" w:rsidRDefault="00332347" w:rsidP="008F68BF">
            <w:pPr>
              <w:rPr>
                <w:rFonts w:cs="Times New Roman"/>
                <w:bCs/>
                <w:sz w:val="26"/>
                <w:szCs w:val="26"/>
              </w:rPr>
            </w:pPr>
            <w:r w:rsidRPr="0083478A">
              <w:rPr>
                <w:rFonts w:cs="Times New Roman"/>
                <w:bCs/>
                <w:sz w:val="26"/>
                <w:szCs w:val="26"/>
              </w:rPr>
              <w:t>Xây dựng kế hoạch đào tạo, huấn luyện, triển khai và theo dõi công tác đào tạo huấn luyện của Ban</w:t>
            </w:r>
          </w:p>
        </w:tc>
        <w:tc>
          <w:tcPr>
            <w:tcW w:w="866" w:type="dxa"/>
            <w:noWrap/>
            <w:hideMark/>
          </w:tcPr>
          <w:p w14:paraId="65015DBB" w14:textId="77777777" w:rsidR="00332347" w:rsidRPr="0083478A" w:rsidRDefault="00332347" w:rsidP="0083478A">
            <w:pPr>
              <w:jc w:val="center"/>
              <w:rPr>
                <w:rFonts w:cs="Times New Roman"/>
                <w:bCs/>
                <w:sz w:val="26"/>
                <w:szCs w:val="26"/>
              </w:rPr>
            </w:pPr>
          </w:p>
        </w:tc>
        <w:tc>
          <w:tcPr>
            <w:tcW w:w="968" w:type="dxa"/>
            <w:noWrap/>
            <w:hideMark/>
          </w:tcPr>
          <w:p w14:paraId="0075B7C3" w14:textId="77777777" w:rsidR="00332347" w:rsidRPr="0083478A" w:rsidRDefault="00332347" w:rsidP="0083478A">
            <w:pPr>
              <w:jc w:val="center"/>
              <w:rPr>
                <w:rFonts w:cs="Times New Roman"/>
                <w:bCs/>
                <w:sz w:val="26"/>
                <w:szCs w:val="26"/>
              </w:rPr>
            </w:pPr>
          </w:p>
        </w:tc>
        <w:tc>
          <w:tcPr>
            <w:tcW w:w="932" w:type="dxa"/>
            <w:noWrap/>
            <w:hideMark/>
          </w:tcPr>
          <w:p w14:paraId="3F176BBD" w14:textId="77777777" w:rsidR="00332347" w:rsidRPr="0083478A" w:rsidRDefault="00332347" w:rsidP="0083478A">
            <w:pPr>
              <w:jc w:val="center"/>
              <w:rPr>
                <w:rFonts w:cs="Times New Roman"/>
                <w:bCs/>
                <w:sz w:val="26"/>
                <w:szCs w:val="26"/>
              </w:rPr>
            </w:pPr>
          </w:p>
        </w:tc>
        <w:tc>
          <w:tcPr>
            <w:tcW w:w="1314" w:type="dxa"/>
            <w:noWrap/>
            <w:hideMark/>
          </w:tcPr>
          <w:p w14:paraId="008CF879" w14:textId="77777777" w:rsidR="00332347" w:rsidRPr="0083478A" w:rsidRDefault="00332347" w:rsidP="0083478A">
            <w:pPr>
              <w:jc w:val="center"/>
              <w:rPr>
                <w:rFonts w:cs="Times New Roman"/>
                <w:bCs/>
                <w:sz w:val="26"/>
                <w:szCs w:val="26"/>
              </w:rPr>
            </w:pPr>
          </w:p>
        </w:tc>
        <w:tc>
          <w:tcPr>
            <w:tcW w:w="968" w:type="dxa"/>
            <w:noWrap/>
            <w:hideMark/>
          </w:tcPr>
          <w:p w14:paraId="3B24EB7C" w14:textId="77777777" w:rsidR="00332347" w:rsidRPr="0083478A" w:rsidRDefault="00332347" w:rsidP="0083478A">
            <w:pPr>
              <w:jc w:val="center"/>
              <w:rPr>
                <w:rFonts w:cs="Times New Roman"/>
                <w:bCs/>
                <w:sz w:val="26"/>
                <w:szCs w:val="26"/>
              </w:rPr>
            </w:pPr>
          </w:p>
        </w:tc>
        <w:tc>
          <w:tcPr>
            <w:tcW w:w="939" w:type="dxa"/>
            <w:noWrap/>
            <w:hideMark/>
          </w:tcPr>
          <w:p w14:paraId="126AD05D"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26C83656"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r w:rsidR="00332347" w:rsidRPr="00332347" w14:paraId="696A2B91" w14:textId="77777777" w:rsidTr="00332347">
        <w:trPr>
          <w:trHeight w:val="360"/>
        </w:trPr>
        <w:tc>
          <w:tcPr>
            <w:tcW w:w="805" w:type="dxa"/>
          </w:tcPr>
          <w:p w14:paraId="0FA98419"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4E2138FF" w14:textId="524A83A7" w:rsidR="00332347" w:rsidRPr="0083478A" w:rsidRDefault="00332347" w:rsidP="008F68BF">
            <w:pPr>
              <w:rPr>
                <w:rFonts w:cs="Times New Roman"/>
                <w:bCs/>
                <w:sz w:val="26"/>
                <w:szCs w:val="26"/>
              </w:rPr>
            </w:pPr>
            <w:r w:rsidRPr="0083478A">
              <w:rPr>
                <w:rFonts w:cs="Times New Roman"/>
                <w:bCs/>
                <w:sz w:val="26"/>
                <w:szCs w:val="26"/>
              </w:rPr>
              <w:t>Tham gia dịch tài liệu chuyên môn</w:t>
            </w:r>
          </w:p>
        </w:tc>
        <w:tc>
          <w:tcPr>
            <w:tcW w:w="866" w:type="dxa"/>
            <w:noWrap/>
            <w:hideMark/>
          </w:tcPr>
          <w:p w14:paraId="6B946C38" w14:textId="77777777" w:rsidR="00332347" w:rsidRPr="0083478A" w:rsidRDefault="00332347" w:rsidP="0083478A">
            <w:pPr>
              <w:jc w:val="center"/>
              <w:rPr>
                <w:rFonts w:cs="Times New Roman"/>
                <w:bCs/>
                <w:sz w:val="26"/>
                <w:szCs w:val="26"/>
              </w:rPr>
            </w:pPr>
          </w:p>
        </w:tc>
        <w:tc>
          <w:tcPr>
            <w:tcW w:w="968" w:type="dxa"/>
            <w:noWrap/>
            <w:hideMark/>
          </w:tcPr>
          <w:p w14:paraId="38089B87" w14:textId="77777777" w:rsidR="00332347" w:rsidRPr="0083478A" w:rsidRDefault="00332347" w:rsidP="0083478A">
            <w:pPr>
              <w:jc w:val="center"/>
              <w:rPr>
                <w:rFonts w:cs="Times New Roman"/>
                <w:bCs/>
                <w:sz w:val="26"/>
                <w:szCs w:val="26"/>
              </w:rPr>
            </w:pPr>
          </w:p>
        </w:tc>
        <w:tc>
          <w:tcPr>
            <w:tcW w:w="932" w:type="dxa"/>
            <w:noWrap/>
            <w:hideMark/>
          </w:tcPr>
          <w:p w14:paraId="3D435532" w14:textId="0742DBD6" w:rsidR="00332347" w:rsidRPr="0083478A" w:rsidRDefault="00332347" w:rsidP="0083478A">
            <w:pPr>
              <w:jc w:val="center"/>
              <w:rPr>
                <w:rFonts w:cs="Times New Roman"/>
                <w:bCs/>
                <w:sz w:val="26"/>
                <w:szCs w:val="26"/>
              </w:rPr>
            </w:pPr>
            <w:r>
              <w:rPr>
                <w:rFonts w:cs="Times New Roman"/>
                <w:bCs/>
                <w:sz w:val="26"/>
                <w:szCs w:val="26"/>
              </w:rPr>
              <w:t>P</w:t>
            </w:r>
          </w:p>
        </w:tc>
        <w:tc>
          <w:tcPr>
            <w:tcW w:w="1314" w:type="dxa"/>
            <w:noWrap/>
            <w:hideMark/>
          </w:tcPr>
          <w:p w14:paraId="5B28401F"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3230C0C0" w14:textId="58E42329" w:rsidR="00332347" w:rsidRPr="0083478A" w:rsidRDefault="00332347" w:rsidP="0083478A">
            <w:pPr>
              <w:jc w:val="center"/>
              <w:rPr>
                <w:rFonts w:cs="Times New Roman"/>
                <w:bCs/>
                <w:sz w:val="26"/>
                <w:szCs w:val="26"/>
              </w:rPr>
            </w:pPr>
            <w:r>
              <w:rPr>
                <w:rFonts w:cs="Times New Roman"/>
                <w:bCs/>
                <w:sz w:val="26"/>
                <w:szCs w:val="26"/>
              </w:rPr>
              <w:t>P</w:t>
            </w:r>
          </w:p>
        </w:tc>
        <w:tc>
          <w:tcPr>
            <w:tcW w:w="939" w:type="dxa"/>
            <w:noWrap/>
            <w:hideMark/>
          </w:tcPr>
          <w:p w14:paraId="135F5746" w14:textId="77777777" w:rsidR="00332347" w:rsidRPr="0083478A" w:rsidRDefault="00332347" w:rsidP="0083478A">
            <w:pPr>
              <w:jc w:val="center"/>
              <w:rPr>
                <w:rFonts w:cs="Times New Roman"/>
                <w:bCs/>
                <w:sz w:val="26"/>
                <w:szCs w:val="26"/>
              </w:rPr>
            </w:pPr>
          </w:p>
        </w:tc>
        <w:tc>
          <w:tcPr>
            <w:tcW w:w="808" w:type="dxa"/>
            <w:noWrap/>
            <w:hideMark/>
          </w:tcPr>
          <w:p w14:paraId="4BA3E3E2" w14:textId="6B056F37" w:rsidR="00332347" w:rsidRPr="0083478A" w:rsidRDefault="00332347" w:rsidP="0083478A">
            <w:pPr>
              <w:jc w:val="center"/>
              <w:rPr>
                <w:rFonts w:cs="Times New Roman"/>
                <w:bCs/>
                <w:sz w:val="26"/>
                <w:szCs w:val="26"/>
              </w:rPr>
            </w:pPr>
            <w:r>
              <w:rPr>
                <w:rFonts w:cs="Times New Roman"/>
                <w:bCs/>
                <w:sz w:val="26"/>
                <w:szCs w:val="26"/>
              </w:rPr>
              <w:t>P</w:t>
            </w:r>
          </w:p>
        </w:tc>
      </w:tr>
      <w:tr w:rsidR="00332347" w:rsidRPr="00332347" w14:paraId="474E66F5" w14:textId="77777777" w:rsidTr="00332347">
        <w:trPr>
          <w:trHeight w:val="720"/>
        </w:trPr>
        <w:tc>
          <w:tcPr>
            <w:tcW w:w="805" w:type="dxa"/>
          </w:tcPr>
          <w:p w14:paraId="5151D993"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29164B0B" w14:textId="753D722B" w:rsidR="00332347" w:rsidRPr="0083478A" w:rsidRDefault="00332347" w:rsidP="008F68BF">
            <w:pPr>
              <w:rPr>
                <w:rFonts w:cs="Times New Roman"/>
                <w:bCs/>
                <w:sz w:val="26"/>
                <w:szCs w:val="26"/>
              </w:rPr>
            </w:pPr>
            <w:r w:rsidRPr="0083478A">
              <w:rPr>
                <w:rFonts w:cs="Times New Roman"/>
                <w:bCs/>
                <w:sz w:val="26"/>
                <w:szCs w:val="26"/>
              </w:rPr>
              <w:t>Đề xuất sửa đổi tổng hợp ý kiến đóng góp dự thảo văn bản trả lời liên quan đến nghiên cứu khoa học, Đề án phát triển,...</w:t>
            </w:r>
          </w:p>
        </w:tc>
        <w:tc>
          <w:tcPr>
            <w:tcW w:w="866" w:type="dxa"/>
            <w:noWrap/>
            <w:hideMark/>
          </w:tcPr>
          <w:p w14:paraId="5749B804" w14:textId="77777777" w:rsidR="00332347" w:rsidRPr="0083478A" w:rsidRDefault="00332347" w:rsidP="0083478A">
            <w:pPr>
              <w:jc w:val="center"/>
              <w:rPr>
                <w:rFonts w:cs="Times New Roman"/>
                <w:bCs/>
                <w:sz w:val="26"/>
                <w:szCs w:val="26"/>
              </w:rPr>
            </w:pPr>
          </w:p>
        </w:tc>
        <w:tc>
          <w:tcPr>
            <w:tcW w:w="968" w:type="dxa"/>
            <w:noWrap/>
            <w:hideMark/>
          </w:tcPr>
          <w:p w14:paraId="4225552F" w14:textId="77777777" w:rsidR="00332347" w:rsidRPr="0083478A" w:rsidRDefault="00332347" w:rsidP="0083478A">
            <w:pPr>
              <w:jc w:val="center"/>
              <w:rPr>
                <w:rFonts w:cs="Times New Roman"/>
                <w:bCs/>
                <w:sz w:val="26"/>
                <w:szCs w:val="26"/>
              </w:rPr>
            </w:pPr>
          </w:p>
        </w:tc>
        <w:tc>
          <w:tcPr>
            <w:tcW w:w="932" w:type="dxa"/>
            <w:noWrap/>
            <w:hideMark/>
          </w:tcPr>
          <w:p w14:paraId="2D41BCD9" w14:textId="77777777" w:rsidR="00332347" w:rsidRPr="0083478A" w:rsidRDefault="00332347" w:rsidP="0083478A">
            <w:pPr>
              <w:jc w:val="center"/>
              <w:rPr>
                <w:rFonts w:cs="Times New Roman"/>
                <w:bCs/>
                <w:sz w:val="26"/>
                <w:szCs w:val="26"/>
              </w:rPr>
            </w:pPr>
          </w:p>
        </w:tc>
        <w:tc>
          <w:tcPr>
            <w:tcW w:w="1314" w:type="dxa"/>
            <w:noWrap/>
            <w:hideMark/>
          </w:tcPr>
          <w:p w14:paraId="4DF6A354"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09E4A6D5" w14:textId="77777777" w:rsidR="00332347" w:rsidRPr="0083478A" w:rsidRDefault="00332347" w:rsidP="0083478A">
            <w:pPr>
              <w:jc w:val="center"/>
              <w:rPr>
                <w:rFonts w:cs="Times New Roman"/>
                <w:bCs/>
                <w:sz w:val="26"/>
                <w:szCs w:val="26"/>
              </w:rPr>
            </w:pPr>
          </w:p>
        </w:tc>
        <w:tc>
          <w:tcPr>
            <w:tcW w:w="939" w:type="dxa"/>
            <w:noWrap/>
            <w:hideMark/>
          </w:tcPr>
          <w:p w14:paraId="23E100A3" w14:textId="77777777" w:rsidR="00332347" w:rsidRPr="0083478A" w:rsidRDefault="00332347" w:rsidP="0083478A">
            <w:pPr>
              <w:jc w:val="center"/>
              <w:rPr>
                <w:rFonts w:cs="Times New Roman"/>
                <w:bCs/>
                <w:sz w:val="26"/>
                <w:szCs w:val="26"/>
              </w:rPr>
            </w:pPr>
          </w:p>
        </w:tc>
        <w:tc>
          <w:tcPr>
            <w:tcW w:w="808" w:type="dxa"/>
            <w:noWrap/>
            <w:hideMark/>
          </w:tcPr>
          <w:p w14:paraId="09E23D18"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r>
      <w:tr w:rsidR="00332347" w:rsidRPr="00332347" w14:paraId="08877BC4" w14:textId="77777777" w:rsidTr="00332347">
        <w:trPr>
          <w:trHeight w:val="360"/>
        </w:trPr>
        <w:tc>
          <w:tcPr>
            <w:tcW w:w="805" w:type="dxa"/>
          </w:tcPr>
          <w:p w14:paraId="539463B1"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25D0A969" w14:textId="4C14C347" w:rsidR="00332347" w:rsidRPr="0083478A" w:rsidRDefault="00332347" w:rsidP="008F68BF">
            <w:pPr>
              <w:rPr>
                <w:rFonts w:cs="Times New Roman"/>
                <w:bCs/>
                <w:sz w:val="26"/>
                <w:szCs w:val="26"/>
              </w:rPr>
            </w:pPr>
            <w:r w:rsidRPr="0083478A">
              <w:rPr>
                <w:rFonts w:cs="Times New Roman"/>
                <w:bCs/>
                <w:sz w:val="26"/>
                <w:szCs w:val="26"/>
              </w:rPr>
              <w:t>Công tác hành chính (báo hỏng thiết bị, sử dụng phòng họp, kiểm kê tài sản...)</w:t>
            </w:r>
          </w:p>
        </w:tc>
        <w:tc>
          <w:tcPr>
            <w:tcW w:w="866" w:type="dxa"/>
            <w:noWrap/>
            <w:hideMark/>
          </w:tcPr>
          <w:p w14:paraId="50FFE3E8" w14:textId="77777777" w:rsidR="00332347" w:rsidRPr="0083478A" w:rsidRDefault="00332347" w:rsidP="0083478A">
            <w:pPr>
              <w:jc w:val="center"/>
              <w:rPr>
                <w:rFonts w:cs="Times New Roman"/>
                <w:bCs/>
                <w:sz w:val="26"/>
                <w:szCs w:val="26"/>
              </w:rPr>
            </w:pPr>
          </w:p>
        </w:tc>
        <w:tc>
          <w:tcPr>
            <w:tcW w:w="968" w:type="dxa"/>
            <w:noWrap/>
            <w:hideMark/>
          </w:tcPr>
          <w:p w14:paraId="03D70F0E"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6C694268" w14:textId="77777777" w:rsidR="00332347" w:rsidRPr="0083478A" w:rsidRDefault="00332347" w:rsidP="0083478A">
            <w:pPr>
              <w:jc w:val="center"/>
              <w:rPr>
                <w:rFonts w:cs="Times New Roman"/>
                <w:bCs/>
                <w:sz w:val="26"/>
                <w:szCs w:val="26"/>
              </w:rPr>
            </w:pPr>
          </w:p>
        </w:tc>
        <w:tc>
          <w:tcPr>
            <w:tcW w:w="1314" w:type="dxa"/>
            <w:noWrap/>
            <w:hideMark/>
          </w:tcPr>
          <w:p w14:paraId="1D258413"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43487CC8" w14:textId="77777777" w:rsidR="00332347" w:rsidRPr="0083478A" w:rsidRDefault="00332347" w:rsidP="0083478A">
            <w:pPr>
              <w:jc w:val="center"/>
              <w:rPr>
                <w:rFonts w:cs="Times New Roman"/>
                <w:bCs/>
                <w:sz w:val="26"/>
                <w:szCs w:val="26"/>
              </w:rPr>
            </w:pPr>
          </w:p>
        </w:tc>
        <w:tc>
          <w:tcPr>
            <w:tcW w:w="939" w:type="dxa"/>
            <w:noWrap/>
            <w:hideMark/>
          </w:tcPr>
          <w:p w14:paraId="4EE7E11E" w14:textId="77777777" w:rsidR="00332347" w:rsidRPr="0083478A" w:rsidRDefault="00332347" w:rsidP="0083478A">
            <w:pPr>
              <w:jc w:val="center"/>
              <w:rPr>
                <w:rFonts w:cs="Times New Roman"/>
                <w:bCs/>
                <w:sz w:val="26"/>
                <w:szCs w:val="26"/>
              </w:rPr>
            </w:pPr>
          </w:p>
        </w:tc>
        <w:tc>
          <w:tcPr>
            <w:tcW w:w="808" w:type="dxa"/>
            <w:noWrap/>
            <w:hideMark/>
          </w:tcPr>
          <w:p w14:paraId="30B41B49" w14:textId="77777777" w:rsidR="00332347" w:rsidRPr="0083478A" w:rsidRDefault="00332347" w:rsidP="0083478A">
            <w:pPr>
              <w:jc w:val="center"/>
              <w:rPr>
                <w:rFonts w:cs="Times New Roman"/>
                <w:bCs/>
                <w:sz w:val="26"/>
                <w:szCs w:val="26"/>
              </w:rPr>
            </w:pPr>
          </w:p>
        </w:tc>
      </w:tr>
      <w:tr w:rsidR="00332347" w:rsidRPr="00332347" w14:paraId="1F3256D0" w14:textId="77777777" w:rsidTr="00332347">
        <w:trPr>
          <w:trHeight w:val="360"/>
        </w:trPr>
        <w:tc>
          <w:tcPr>
            <w:tcW w:w="805" w:type="dxa"/>
          </w:tcPr>
          <w:p w14:paraId="5BEDBE17"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50A3C32D" w14:textId="7EC16287" w:rsidR="00332347" w:rsidRPr="0083478A" w:rsidRDefault="00332347" w:rsidP="008F68BF">
            <w:pPr>
              <w:rPr>
                <w:rFonts w:cs="Times New Roman"/>
                <w:bCs/>
                <w:sz w:val="26"/>
                <w:szCs w:val="26"/>
              </w:rPr>
            </w:pPr>
            <w:r w:rsidRPr="0083478A">
              <w:rPr>
                <w:rFonts w:cs="Times New Roman"/>
                <w:bCs/>
                <w:sz w:val="26"/>
                <w:szCs w:val="26"/>
              </w:rPr>
              <w:t>Công tác hành chính (đăng ký sử dụng xe, giấy công tác)</w:t>
            </w:r>
          </w:p>
        </w:tc>
        <w:tc>
          <w:tcPr>
            <w:tcW w:w="866" w:type="dxa"/>
            <w:noWrap/>
            <w:hideMark/>
          </w:tcPr>
          <w:p w14:paraId="35837F4C" w14:textId="77777777" w:rsidR="00332347" w:rsidRPr="0083478A" w:rsidRDefault="00332347" w:rsidP="0083478A">
            <w:pPr>
              <w:jc w:val="center"/>
              <w:rPr>
                <w:rFonts w:cs="Times New Roman"/>
                <w:bCs/>
                <w:sz w:val="26"/>
                <w:szCs w:val="26"/>
              </w:rPr>
            </w:pPr>
          </w:p>
        </w:tc>
        <w:tc>
          <w:tcPr>
            <w:tcW w:w="968" w:type="dxa"/>
            <w:noWrap/>
            <w:hideMark/>
          </w:tcPr>
          <w:p w14:paraId="10B75A4F" w14:textId="77777777" w:rsidR="00332347" w:rsidRPr="0083478A" w:rsidRDefault="00332347" w:rsidP="0083478A">
            <w:pPr>
              <w:jc w:val="center"/>
              <w:rPr>
                <w:rFonts w:cs="Times New Roman"/>
                <w:bCs/>
                <w:sz w:val="26"/>
                <w:szCs w:val="26"/>
              </w:rPr>
            </w:pPr>
          </w:p>
        </w:tc>
        <w:tc>
          <w:tcPr>
            <w:tcW w:w="932" w:type="dxa"/>
            <w:noWrap/>
            <w:hideMark/>
          </w:tcPr>
          <w:p w14:paraId="6510380D" w14:textId="77777777" w:rsidR="00332347" w:rsidRPr="0083478A" w:rsidRDefault="00332347" w:rsidP="0083478A">
            <w:pPr>
              <w:jc w:val="center"/>
              <w:rPr>
                <w:rFonts w:cs="Times New Roman"/>
                <w:bCs/>
                <w:sz w:val="26"/>
                <w:szCs w:val="26"/>
              </w:rPr>
            </w:pPr>
          </w:p>
        </w:tc>
        <w:tc>
          <w:tcPr>
            <w:tcW w:w="1314" w:type="dxa"/>
            <w:noWrap/>
            <w:hideMark/>
          </w:tcPr>
          <w:p w14:paraId="3A434322"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68" w:type="dxa"/>
            <w:noWrap/>
            <w:hideMark/>
          </w:tcPr>
          <w:p w14:paraId="41734538"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9" w:type="dxa"/>
            <w:noWrap/>
            <w:hideMark/>
          </w:tcPr>
          <w:p w14:paraId="7E335553" w14:textId="77777777" w:rsidR="00332347" w:rsidRPr="0083478A" w:rsidRDefault="00332347" w:rsidP="0083478A">
            <w:pPr>
              <w:jc w:val="center"/>
              <w:rPr>
                <w:rFonts w:cs="Times New Roman"/>
                <w:bCs/>
                <w:sz w:val="26"/>
                <w:szCs w:val="26"/>
              </w:rPr>
            </w:pPr>
          </w:p>
        </w:tc>
        <w:tc>
          <w:tcPr>
            <w:tcW w:w="808" w:type="dxa"/>
            <w:noWrap/>
            <w:hideMark/>
          </w:tcPr>
          <w:p w14:paraId="125D4525" w14:textId="77777777" w:rsidR="00332347" w:rsidRPr="0083478A" w:rsidRDefault="00332347" w:rsidP="0083478A">
            <w:pPr>
              <w:jc w:val="center"/>
              <w:rPr>
                <w:rFonts w:cs="Times New Roman"/>
                <w:bCs/>
                <w:sz w:val="26"/>
                <w:szCs w:val="26"/>
              </w:rPr>
            </w:pPr>
          </w:p>
        </w:tc>
      </w:tr>
      <w:tr w:rsidR="00332347" w:rsidRPr="00332347" w14:paraId="5E795E29" w14:textId="77777777" w:rsidTr="00332347">
        <w:trPr>
          <w:trHeight w:val="360"/>
        </w:trPr>
        <w:tc>
          <w:tcPr>
            <w:tcW w:w="805" w:type="dxa"/>
          </w:tcPr>
          <w:p w14:paraId="54096DDD"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69393025" w14:textId="4AA26BAB" w:rsidR="00332347" w:rsidRPr="0083478A" w:rsidRDefault="00332347" w:rsidP="008F68BF">
            <w:pPr>
              <w:rPr>
                <w:rFonts w:cs="Times New Roman"/>
                <w:bCs/>
                <w:sz w:val="26"/>
                <w:szCs w:val="26"/>
              </w:rPr>
            </w:pPr>
            <w:r w:rsidRPr="0083478A">
              <w:rPr>
                <w:rFonts w:cs="Times New Roman"/>
                <w:bCs/>
                <w:sz w:val="26"/>
                <w:szCs w:val="26"/>
              </w:rPr>
              <w:t>Phụ trách cấp phát văn phòng phẩm, đề nghị văn phòng phẩm định kỳ</w:t>
            </w:r>
          </w:p>
        </w:tc>
        <w:tc>
          <w:tcPr>
            <w:tcW w:w="866" w:type="dxa"/>
            <w:noWrap/>
            <w:hideMark/>
          </w:tcPr>
          <w:p w14:paraId="51F8D953" w14:textId="77777777" w:rsidR="00332347" w:rsidRPr="0083478A" w:rsidRDefault="00332347" w:rsidP="0083478A">
            <w:pPr>
              <w:jc w:val="center"/>
              <w:rPr>
                <w:rFonts w:cs="Times New Roman"/>
                <w:bCs/>
                <w:sz w:val="26"/>
                <w:szCs w:val="26"/>
              </w:rPr>
            </w:pPr>
          </w:p>
        </w:tc>
        <w:tc>
          <w:tcPr>
            <w:tcW w:w="968" w:type="dxa"/>
            <w:noWrap/>
            <w:hideMark/>
          </w:tcPr>
          <w:p w14:paraId="52B635D8"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333C8081" w14:textId="77777777" w:rsidR="00332347" w:rsidRPr="0083478A" w:rsidRDefault="00332347" w:rsidP="0083478A">
            <w:pPr>
              <w:jc w:val="center"/>
              <w:rPr>
                <w:rFonts w:cs="Times New Roman"/>
                <w:bCs/>
                <w:sz w:val="26"/>
                <w:szCs w:val="26"/>
              </w:rPr>
            </w:pPr>
          </w:p>
        </w:tc>
        <w:tc>
          <w:tcPr>
            <w:tcW w:w="1314" w:type="dxa"/>
            <w:noWrap/>
            <w:hideMark/>
          </w:tcPr>
          <w:p w14:paraId="331A90F5"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68" w:type="dxa"/>
            <w:noWrap/>
            <w:hideMark/>
          </w:tcPr>
          <w:p w14:paraId="1D37D468" w14:textId="77777777" w:rsidR="00332347" w:rsidRPr="0083478A" w:rsidRDefault="00332347" w:rsidP="0083478A">
            <w:pPr>
              <w:jc w:val="center"/>
              <w:rPr>
                <w:rFonts w:cs="Times New Roman"/>
                <w:bCs/>
                <w:sz w:val="26"/>
                <w:szCs w:val="26"/>
              </w:rPr>
            </w:pPr>
          </w:p>
        </w:tc>
        <w:tc>
          <w:tcPr>
            <w:tcW w:w="939" w:type="dxa"/>
            <w:noWrap/>
            <w:hideMark/>
          </w:tcPr>
          <w:p w14:paraId="01DC659D" w14:textId="77777777" w:rsidR="00332347" w:rsidRPr="0083478A" w:rsidRDefault="00332347" w:rsidP="0083478A">
            <w:pPr>
              <w:jc w:val="center"/>
              <w:rPr>
                <w:rFonts w:cs="Times New Roman"/>
                <w:bCs/>
                <w:sz w:val="26"/>
                <w:szCs w:val="26"/>
              </w:rPr>
            </w:pPr>
          </w:p>
        </w:tc>
        <w:tc>
          <w:tcPr>
            <w:tcW w:w="808" w:type="dxa"/>
            <w:noWrap/>
            <w:hideMark/>
          </w:tcPr>
          <w:p w14:paraId="7F32E49D" w14:textId="77777777" w:rsidR="00332347" w:rsidRPr="0083478A" w:rsidRDefault="00332347" w:rsidP="0083478A">
            <w:pPr>
              <w:jc w:val="center"/>
              <w:rPr>
                <w:rFonts w:cs="Times New Roman"/>
                <w:bCs/>
                <w:sz w:val="26"/>
                <w:szCs w:val="26"/>
              </w:rPr>
            </w:pPr>
          </w:p>
        </w:tc>
      </w:tr>
      <w:tr w:rsidR="00332347" w:rsidRPr="00332347" w14:paraId="122BB9E3" w14:textId="77777777" w:rsidTr="00332347">
        <w:trPr>
          <w:trHeight w:val="720"/>
        </w:trPr>
        <w:tc>
          <w:tcPr>
            <w:tcW w:w="805" w:type="dxa"/>
          </w:tcPr>
          <w:p w14:paraId="14206B85"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711E36DD" w14:textId="08C8A2F6" w:rsidR="00332347" w:rsidRPr="0083478A" w:rsidRDefault="00332347" w:rsidP="008F68BF">
            <w:pPr>
              <w:rPr>
                <w:rFonts w:cs="Times New Roman"/>
                <w:bCs/>
                <w:sz w:val="26"/>
                <w:szCs w:val="26"/>
                <w:highlight w:val="yellow"/>
              </w:rPr>
            </w:pPr>
            <w:r w:rsidRPr="0083478A">
              <w:rPr>
                <w:rFonts w:cs="Times New Roman"/>
                <w:bCs/>
                <w:sz w:val="26"/>
                <w:szCs w:val="26"/>
                <w:highlight w:val="yellow"/>
              </w:rPr>
              <w:t>Hướng dẫn, lập các báo cáo tổng kết của Đảng về công tác thi đua, khen thưởng, công tác đánh giá, xếp loại đảng viên của Ban</w:t>
            </w:r>
          </w:p>
        </w:tc>
        <w:tc>
          <w:tcPr>
            <w:tcW w:w="866" w:type="dxa"/>
            <w:noWrap/>
            <w:hideMark/>
          </w:tcPr>
          <w:p w14:paraId="2F2BB2AC" w14:textId="77777777" w:rsidR="00332347" w:rsidRPr="0083478A" w:rsidRDefault="00332347" w:rsidP="0083478A">
            <w:pPr>
              <w:jc w:val="center"/>
              <w:rPr>
                <w:rFonts w:cs="Times New Roman"/>
                <w:bCs/>
                <w:sz w:val="26"/>
                <w:szCs w:val="26"/>
              </w:rPr>
            </w:pPr>
          </w:p>
        </w:tc>
        <w:tc>
          <w:tcPr>
            <w:tcW w:w="968" w:type="dxa"/>
            <w:noWrap/>
            <w:hideMark/>
          </w:tcPr>
          <w:p w14:paraId="3A724A06" w14:textId="77777777" w:rsidR="00332347" w:rsidRPr="0083478A" w:rsidRDefault="00332347" w:rsidP="0083478A">
            <w:pPr>
              <w:jc w:val="center"/>
              <w:rPr>
                <w:rFonts w:cs="Times New Roman"/>
                <w:bCs/>
                <w:sz w:val="26"/>
                <w:szCs w:val="26"/>
              </w:rPr>
            </w:pPr>
          </w:p>
        </w:tc>
        <w:tc>
          <w:tcPr>
            <w:tcW w:w="932" w:type="dxa"/>
            <w:noWrap/>
            <w:hideMark/>
          </w:tcPr>
          <w:p w14:paraId="4D8EA457" w14:textId="77777777" w:rsidR="00332347" w:rsidRPr="0083478A" w:rsidRDefault="00332347" w:rsidP="0083478A">
            <w:pPr>
              <w:jc w:val="center"/>
              <w:rPr>
                <w:rFonts w:cs="Times New Roman"/>
                <w:bCs/>
                <w:sz w:val="26"/>
                <w:szCs w:val="26"/>
              </w:rPr>
            </w:pPr>
          </w:p>
        </w:tc>
        <w:tc>
          <w:tcPr>
            <w:tcW w:w="1314" w:type="dxa"/>
            <w:noWrap/>
            <w:hideMark/>
          </w:tcPr>
          <w:p w14:paraId="7443877A" w14:textId="77777777" w:rsidR="00332347" w:rsidRPr="0083478A" w:rsidRDefault="00332347" w:rsidP="0083478A">
            <w:pPr>
              <w:jc w:val="center"/>
              <w:rPr>
                <w:rFonts w:cs="Times New Roman"/>
                <w:bCs/>
                <w:sz w:val="26"/>
                <w:szCs w:val="26"/>
              </w:rPr>
            </w:pPr>
          </w:p>
        </w:tc>
        <w:tc>
          <w:tcPr>
            <w:tcW w:w="968" w:type="dxa"/>
            <w:noWrap/>
            <w:hideMark/>
          </w:tcPr>
          <w:p w14:paraId="5DB14669" w14:textId="77777777" w:rsidR="00332347" w:rsidRPr="0083478A" w:rsidRDefault="00332347" w:rsidP="0083478A">
            <w:pPr>
              <w:jc w:val="center"/>
              <w:rPr>
                <w:rFonts w:cs="Times New Roman"/>
                <w:bCs/>
                <w:sz w:val="26"/>
                <w:szCs w:val="26"/>
              </w:rPr>
            </w:pPr>
          </w:p>
        </w:tc>
        <w:tc>
          <w:tcPr>
            <w:tcW w:w="939" w:type="dxa"/>
            <w:noWrap/>
            <w:hideMark/>
          </w:tcPr>
          <w:p w14:paraId="74E703FB"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5D90AC38"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r w:rsidR="00332347" w:rsidRPr="00332347" w14:paraId="157ACB18" w14:textId="77777777" w:rsidTr="00332347">
        <w:trPr>
          <w:trHeight w:val="360"/>
        </w:trPr>
        <w:tc>
          <w:tcPr>
            <w:tcW w:w="805" w:type="dxa"/>
          </w:tcPr>
          <w:p w14:paraId="61CBA17B"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3286EF44" w14:textId="3AC990FA" w:rsidR="00332347" w:rsidRPr="0083478A" w:rsidRDefault="00332347" w:rsidP="008F68BF">
            <w:pPr>
              <w:rPr>
                <w:rFonts w:cs="Times New Roman"/>
                <w:bCs/>
                <w:sz w:val="26"/>
                <w:szCs w:val="26"/>
                <w:highlight w:val="yellow"/>
              </w:rPr>
            </w:pPr>
            <w:r w:rsidRPr="0083478A">
              <w:rPr>
                <w:rFonts w:cs="Times New Roman"/>
                <w:bCs/>
                <w:sz w:val="26"/>
                <w:szCs w:val="26"/>
                <w:highlight w:val="yellow"/>
              </w:rPr>
              <w:t>Thực hiện công tác văn thư, lưu trữ của Đảng</w:t>
            </w:r>
          </w:p>
        </w:tc>
        <w:tc>
          <w:tcPr>
            <w:tcW w:w="866" w:type="dxa"/>
            <w:noWrap/>
            <w:hideMark/>
          </w:tcPr>
          <w:p w14:paraId="7D95C736" w14:textId="77777777" w:rsidR="00332347" w:rsidRPr="0083478A" w:rsidRDefault="00332347" w:rsidP="0083478A">
            <w:pPr>
              <w:jc w:val="center"/>
              <w:rPr>
                <w:rFonts w:cs="Times New Roman"/>
                <w:bCs/>
                <w:sz w:val="26"/>
                <w:szCs w:val="26"/>
              </w:rPr>
            </w:pPr>
          </w:p>
        </w:tc>
        <w:tc>
          <w:tcPr>
            <w:tcW w:w="968" w:type="dxa"/>
            <w:noWrap/>
            <w:hideMark/>
          </w:tcPr>
          <w:p w14:paraId="760855B4"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38CCDA98" w14:textId="77777777" w:rsidR="00332347" w:rsidRPr="0083478A" w:rsidRDefault="00332347" w:rsidP="0083478A">
            <w:pPr>
              <w:jc w:val="center"/>
              <w:rPr>
                <w:rFonts w:cs="Times New Roman"/>
                <w:bCs/>
                <w:sz w:val="26"/>
                <w:szCs w:val="26"/>
              </w:rPr>
            </w:pPr>
          </w:p>
        </w:tc>
        <w:tc>
          <w:tcPr>
            <w:tcW w:w="1314" w:type="dxa"/>
            <w:noWrap/>
            <w:hideMark/>
          </w:tcPr>
          <w:p w14:paraId="25EACAF8" w14:textId="77777777" w:rsidR="00332347" w:rsidRPr="0083478A" w:rsidRDefault="00332347" w:rsidP="0083478A">
            <w:pPr>
              <w:jc w:val="center"/>
              <w:rPr>
                <w:rFonts w:cs="Times New Roman"/>
                <w:bCs/>
                <w:sz w:val="26"/>
                <w:szCs w:val="26"/>
              </w:rPr>
            </w:pPr>
          </w:p>
        </w:tc>
        <w:tc>
          <w:tcPr>
            <w:tcW w:w="968" w:type="dxa"/>
            <w:noWrap/>
            <w:hideMark/>
          </w:tcPr>
          <w:p w14:paraId="3B794617" w14:textId="77777777" w:rsidR="00332347" w:rsidRPr="0083478A" w:rsidRDefault="00332347" w:rsidP="0083478A">
            <w:pPr>
              <w:jc w:val="center"/>
              <w:rPr>
                <w:rFonts w:cs="Times New Roman"/>
                <w:bCs/>
                <w:sz w:val="26"/>
                <w:szCs w:val="26"/>
              </w:rPr>
            </w:pPr>
          </w:p>
        </w:tc>
        <w:tc>
          <w:tcPr>
            <w:tcW w:w="939" w:type="dxa"/>
            <w:noWrap/>
            <w:hideMark/>
          </w:tcPr>
          <w:p w14:paraId="3682AA76"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808" w:type="dxa"/>
            <w:noWrap/>
            <w:hideMark/>
          </w:tcPr>
          <w:p w14:paraId="4DD23CFE" w14:textId="77777777" w:rsidR="00332347" w:rsidRPr="0083478A" w:rsidRDefault="00332347" w:rsidP="0083478A">
            <w:pPr>
              <w:jc w:val="center"/>
              <w:rPr>
                <w:rFonts w:cs="Times New Roman"/>
                <w:bCs/>
                <w:sz w:val="26"/>
                <w:szCs w:val="26"/>
              </w:rPr>
            </w:pPr>
          </w:p>
        </w:tc>
      </w:tr>
      <w:tr w:rsidR="00332347" w:rsidRPr="00332347" w14:paraId="1D911DF4" w14:textId="77777777" w:rsidTr="00332347">
        <w:trPr>
          <w:trHeight w:val="360"/>
        </w:trPr>
        <w:tc>
          <w:tcPr>
            <w:tcW w:w="805" w:type="dxa"/>
          </w:tcPr>
          <w:p w14:paraId="5C70035C"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22CE23FF" w14:textId="5BFEE3A4" w:rsidR="00332347" w:rsidRPr="0083478A" w:rsidRDefault="00332347" w:rsidP="008F68BF">
            <w:pPr>
              <w:rPr>
                <w:rFonts w:cs="Times New Roman"/>
                <w:bCs/>
                <w:sz w:val="26"/>
                <w:szCs w:val="26"/>
                <w:highlight w:val="yellow"/>
              </w:rPr>
            </w:pPr>
            <w:r w:rsidRPr="0083478A">
              <w:rPr>
                <w:rFonts w:cs="Times New Roman"/>
                <w:bCs/>
                <w:sz w:val="26"/>
                <w:szCs w:val="26"/>
                <w:highlight w:val="yellow"/>
              </w:rPr>
              <w:t>Quản lý văn bản mật, hạn chế về công tác Đảng</w:t>
            </w:r>
          </w:p>
        </w:tc>
        <w:tc>
          <w:tcPr>
            <w:tcW w:w="866" w:type="dxa"/>
            <w:noWrap/>
            <w:hideMark/>
          </w:tcPr>
          <w:p w14:paraId="5947C407" w14:textId="77777777" w:rsidR="00332347" w:rsidRPr="0083478A" w:rsidRDefault="00332347" w:rsidP="0083478A">
            <w:pPr>
              <w:jc w:val="center"/>
              <w:rPr>
                <w:rFonts w:cs="Times New Roman"/>
                <w:bCs/>
                <w:sz w:val="26"/>
                <w:szCs w:val="26"/>
              </w:rPr>
            </w:pPr>
          </w:p>
        </w:tc>
        <w:tc>
          <w:tcPr>
            <w:tcW w:w="968" w:type="dxa"/>
            <w:noWrap/>
            <w:hideMark/>
          </w:tcPr>
          <w:p w14:paraId="31382AF1"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932" w:type="dxa"/>
            <w:noWrap/>
            <w:hideMark/>
          </w:tcPr>
          <w:p w14:paraId="52D436B1" w14:textId="77777777" w:rsidR="00332347" w:rsidRPr="0083478A" w:rsidRDefault="00332347" w:rsidP="0083478A">
            <w:pPr>
              <w:jc w:val="center"/>
              <w:rPr>
                <w:rFonts w:cs="Times New Roman"/>
                <w:bCs/>
                <w:sz w:val="26"/>
                <w:szCs w:val="26"/>
              </w:rPr>
            </w:pPr>
          </w:p>
        </w:tc>
        <w:tc>
          <w:tcPr>
            <w:tcW w:w="1314" w:type="dxa"/>
            <w:noWrap/>
            <w:hideMark/>
          </w:tcPr>
          <w:p w14:paraId="324307A8" w14:textId="77777777" w:rsidR="00332347" w:rsidRPr="0083478A" w:rsidRDefault="00332347" w:rsidP="0083478A">
            <w:pPr>
              <w:jc w:val="center"/>
              <w:rPr>
                <w:rFonts w:cs="Times New Roman"/>
                <w:bCs/>
                <w:sz w:val="26"/>
                <w:szCs w:val="26"/>
              </w:rPr>
            </w:pPr>
          </w:p>
        </w:tc>
        <w:tc>
          <w:tcPr>
            <w:tcW w:w="968" w:type="dxa"/>
            <w:noWrap/>
            <w:hideMark/>
          </w:tcPr>
          <w:p w14:paraId="50898C53" w14:textId="77777777" w:rsidR="00332347" w:rsidRPr="0083478A" w:rsidRDefault="00332347" w:rsidP="0083478A">
            <w:pPr>
              <w:jc w:val="center"/>
              <w:rPr>
                <w:rFonts w:cs="Times New Roman"/>
                <w:bCs/>
                <w:sz w:val="26"/>
                <w:szCs w:val="26"/>
              </w:rPr>
            </w:pPr>
          </w:p>
        </w:tc>
        <w:tc>
          <w:tcPr>
            <w:tcW w:w="939" w:type="dxa"/>
            <w:noWrap/>
            <w:hideMark/>
          </w:tcPr>
          <w:p w14:paraId="47D93341"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808" w:type="dxa"/>
            <w:noWrap/>
            <w:hideMark/>
          </w:tcPr>
          <w:p w14:paraId="72901C0D" w14:textId="77777777" w:rsidR="00332347" w:rsidRPr="0083478A" w:rsidRDefault="00332347" w:rsidP="0083478A">
            <w:pPr>
              <w:jc w:val="center"/>
              <w:rPr>
                <w:rFonts w:cs="Times New Roman"/>
                <w:bCs/>
                <w:sz w:val="26"/>
                <w:szCs w:val="26"/>
              </w:rPr>
            </w:pPr>
          </w:p>
        </w:tc>
      </w:tr>
      <w:tr w:rsidR="00332347" w:rsidRPr="00332347" w14:paraId="71D68FD0" w14:textId="77777777" w:rsidTr="00332347">
        <w:trPr>
          <w:trHeight w:val="720"/>
        </w:trPr>
        <w:tc>
          <w:tcPr>
            <w:tcW w:w="805" w:type="dxa"/>
          </w:tcPr>
          <w:p w14:paraId="6FBFB8BA"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6336DD99" w14:textId="55FE4D30" w:rsidR="00332347" w:rsidRPr="0083478A" w:rsidRDefault="00332347" w:rsidP="008F68BF">
            <w:pPr>
              <w:rPr>
                <w:rFonts w:cs="Times New Roman"/>
                <w:bCs/>
                <w:sz w:val="26"/>
                <w:szCs w:val="26"/>
                <w:highlight w:val="yellow"/>
              </w:rPr>
            </w:pPr>
            <w:r w:rsidRPr="0083478A">
              <w:rPr>
                <w:rFonts w:cs="Times New Roman"/>
                <w:bCs/>
                <w:sz w:val="26"/>
                <w:szCs w:val="26"/>
                <w:highlight w:val="yellow"/>
              </w:rPr>
              <w:t xml:space="preserve">Dự thảo Nghị quyết </w:t>
            </w:r>
            <w:r>
              <w:rPr>
                <w:rFonts w:cs="Times New Roman"/>
                <w:bCs/>
                <w:sz w:val="26"/>
                <w:szCs w:val="26"/>
                <w:highlight w:val="yellow"/>
              </w:rPr>
              <w:t>lã</w:t>
            </w:r>
            <w:r w:rsidRPr="0083478A">
              <w:rPr>
                <w:rFonts w:cs="Times New Roman"/>
                <w:bCs/>
                <w:sz w:val="26"/>
                <w:szCs w:val="26"/>
                <w:highlight w:val="yellow"/>
              </w:rPr>
              <w:t>nh đạo giúp Bí thư chi bộ, hoàn thiện biên bản sinh hoạt chi bộ, thủ tục kiểm tra giám sát của chi bộ và đảng viên</w:t>
            </w:r>
          </w:p>
        </w:tc>
        <w:tc>
          <w:tcPr>
            <w:tcW w:w="866" w:type="dxa"/>
            <w:noWrap/>
            <w:hideMark/>
          </w:tcPr>
          <w:p w14:paraId="4AE02D1E" w14:textId="77777777" w:rsidR="00332347" w:rsidRPr="0083478A" w:rsidRDefault="00332347" w:rsidP="0083478A">
            <w:pPr>
              <w:jc w:val="center"/>
              <w:rPr>
                <w:rFonts w:cs="Times New Roman"/>
                <w:bCs/>
                <w:sz w:val="26"/>
                <w:szCs w:val="26"/>
              </w:rPr>
            </w:pPr>
          </w:p>
        </w:tc>
        <w:tc>
          <w:tcPr>
            <w:tcW w:w="968" w:type="dxa"/>
            <w:noWrap/>
            <w:hideMark/>
          </w:tcPr>
          <w:p w14:paraId="152FBF61"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932" w:type="dxa"/>
            <w:noWrap/>
            <w:hideMark/>
          </w:tcPr>
          <w:p w14:paraId="63CD99CB" w14:textId="77777777" w:rsidR="00332347" w:rsidRPr="0083478A" w:rsidRDefault="00332347" w:rsidP="0083478A">
            <w:pPr>
              <w:jc w:val="center"/>
              <w:rPr>
                <w:rFonts w:cs="Times New Roman"/>
                <w:bCs/>
                <w:sz w:val="26"/>
                <w:szCs w:val="26"/>
              </w:rPr>
            </w:pPr>
          </w:p>
        </w:tc>
        <w:tc>
          <w:tcPr>
            <w:tcW w:w="1314" w:type="dxa"/>
            <w:noWrap/>
            <w:hideMark/>
          </w:tcPr>
          <w:p w14:paraId="6191EB5E" w14:textId="77777777" w:rsidR="00332347" w:rsidRPr="0083478A" w:rsidRDefault="00332347" w:rsidP="0083478A">
            <w:pPr>
              <w:jc w:val="center"/>
              <w:rPr>
                <w:rFonts w:cs="Times New Roman"/>
                <w:bCs/>
                <w:sz w:val="26"/>
                <w:szCs w:val="26"/>
              </w:rPr>
            </w:pPr>
          </w:p>
        </w:tc>
        <w:tc>
          <w:tcPr>
            <w:tcW w:w="968" w:type="dxa"/>
            <w:noWrap/>
            <w:hideMark/>
          </w:tcPr>
          <w:p w14:paraId="35FF6132" w14:textId="77777777" w:rsidR="00332347" w:rsidRPr="0083478A" w:rsidRDefault="00332347" w:rsidP="0083478A">
            <w:pPr>
              <w:jc w:val="center"/>
              <w:rPr>
                <w:rFonts w:cs="Times New Roman"/>
                <w:bCs/>
                <w:sz w:val="26"/>
                <w:szCs w:val="26"/>
              </w:rPr>
            </w:pPr>
          </w:p>
        </w:tc>
        <w:tc>
          <w:tcPr>
            <w:tcW w:w="939" w:type="dxa"/>
            <w:noWrap/>
            <w:hideMark/>
          </w:tcPr>
          <w:p w14:paraId="21409228"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c>
          <w:tcPr>
            <w:tcW w:w="808" w:type="dxa"/>
            <w:noWrap/>
            <w:hideMark/>
          </w:tcPr>
          <w:p w14:paraId="4533DDF3" w14:textId="77777777" w:rsidR="00332347" w:rsidRPr="0083478A" w:rsidRDefault="00332347" w:rsidP="0083478A">
            <w:pPr>
              <w:jc w:val="center"/>
              <w:rPr>
                <w:rFonts w:cs="Times New Roman"/>
                <w:bCs/>
                <w:sz w:val="26"/>
                <w:szCs w:val="26"/>
              </w:rPr>
            </w:pPr>
          </w:p>
        </w:tc>
      </w:tr>
      <w:tr w:rsidR="00332347" w:rsidRPr="00332347" w14:paraId="6E49AD18" w14:textId="77777777" w:rsidTr="00332347">
        <w:trPr>
          <w:trHeight w:val="360"/>
        </w:trPr>
        <w:tc>
          <w:tcPr>
            <w:tcW w:w="805" w:type="dxa"/>
          </w:tcPr>
          <w:p w14:paraId="18F04A87" w14:textId="77777777" w:rsidR="00332347" w:rsidRPr="0083478A" w:rsidRDefault="00332347" w:rsidP="0083478A">
            <w:pPr>
              <w:pStyle w:val="ListParagraph"/>
              <w:numPr>
                <w:ilvl w:val="0"/>
                <w:numId w:val="29"/>
              </w:numPr>
              <w:rPr>
                <w:rFonts w:cs="Times New Roman"/>
                <w:bCs/>
                <w:sz w:val="26"/>
                <w:szCs w:val="26"/>
              </w:rPr>
            </w:pPr>
          </w:p>
        </w:tc>
        <w:tc>
          <w:tcPr>
            <w:tcW w:w="6962" w:type="dxa"/>
            <w:noWrap/>
            <w:hideMark/>
          </w:tcPr>
          <w:p w14:paraId="4F5804EA" w14:textId="291EAD6F" w:rsidR="00332347" w:rsidRPr="0083478A" w:rsidRDefault="00332347" w:rsidP="008F68BF">
            <w:pPr>
              <w:rPr>
                <w:rFonts w:cs="Times New Roman"/>
                <w:bCs/>
                <w:sz w:val="26"/>
                <w:szCs w:val="26"/>
                <w:highlight w:val="yellow"/>
              </w:rPr>
            </w:pPr>
            <w:r w:rsidRPr="0083478A">
              <w:rPr>
                <w:rFonts w:cs="Times New Roman"/>
                <w:bCs/>
                <w:sz w:val="26"/>
                <w:szCs w:val="26"/>
                <w:highlight w:val="yellow"/>
              </w:rPr>
              <w:t>Thực hiện công tác thu chi Đảng phí</w:t>
            </w:r>
          </w:p>
        </w:tc>
        <w:tc>
          <w:tcPr>
            <w:tcW w:w="866" w:type="dxa"/>
            <w:noWrap/>
            <w:hideMark/>
          </w:tcPr>
          <w:p w14:paraId="7EC163A4" w14:textId="77777777" w:rsidR="00332347" w:rsidRPr="0083478A" w:rsidRDefault="00332347" w:rsidP="0083478A">
            <w:pPr>
              <w:jc w:val="center"/>
              <w:rPr>
                <w:rFonts w:cs="Times New Roman"/>
                <w:bCs/>
                <w:sz w:val="26"/>
                <w:szCs w:val="26"/>
              </w:rPr>
            </w:pPr>
          </w:p>
        </w:tc>
        <w:tc>
          <w:tcPr>
            <w:tcW w:w="968" w:type="dxa"/>
            <w:noWrap/>
            <w:hideMark/>
          </w:tcPr>
          <w:p w14:paraId="5C18743A" w14:textId="77777777" w:rsidR="00332347" w:rsidRPr="0083478A" w:rsidRDefault="00332347" w:rsidP="0083478A">
            <w:pPr>
              <w:jc w:val="center"/>
              <w:rPr>
                <w:rFonts w:cs="Times New Roman"/>
                <w:bCs/>
                <w:sz w:val="26"/>
                <w:szCs w:val="26"/>
              </w:rPr>
            </w:pPr>
          </w:p>
        </w:tc>
        <w:tc>
          <w:tcPr>
            <w:tcW w:w="932" w:type="dxa"/>
            <w:noWrap/>
            <w:hideMark/>
          </w:tcPr>
          <w:p w14:paraId="312FB368" w14:textId="77777777" w:rsidR="00332347" w:rsidRPr="0083478A" w:rsidRDefault="00332347" w:rsidP="0083478A">
            <w:pPr>
              <w:jc w:val="center"/>
              <w:rPr>
                <w:rFonts w:cs="Times New Roman"/>
                <w:bCs/>
                <w:sz w:val="26"/>
                <w:szCs w:val="26"/>
              </w:rPr>
            </w:pPr>
            <w:r w:rsidRPr="0083478A">
              <w:rPr>
                <w:rFonts w:cs="Times New Roman"/>
                <w:bCs/>
                <w:sz w:val="26"/>
                <w:szCs w:val="26"/>
              </w:rPr>
              <w:t>P</w:t>
            </w:r>
          </w:p>
        </w:tc>
        <w:tc>
          <w:tcPr>
            <w:tcW w:w="1314" w:type="dxa"/>
            <w:noWrap/>
            <w:hideMark/>
          </w:tcPr>
          <w:p w14:paraId="0E026A8F" w14:textId="77777777" w:rsidR="00332347" w:rsidRPr="0083478A" w:rsidRDefault="00332347" w:rsidP="0083478A">
            <w:pPr>
              <w:jc w:val="center"/>
              <w:rPr>
                <w:rFonts w:cs="Times New Roman"/>
                <w:bCs/>
                <w:sz w:val="26"/>
                <w:szCs w:val="26"/>
              </w:rPr>
            </w:pPr>
          </w:p>
        </w:tc>
        <w:tc>
          <w:tcPr>
            <w:tcW w:w="968" w:type="dxa"/>
            <w:noWrap/>
            <w:hideMark/>
          </w:tcPr>
          <w:p w14:paraId="0DBEB842" w14:textId="77777777" w:rsidR="00332347" w:rsidRPr="0083478A" w:rsidRDefault="00332347" w:rsidP="0083478A">
            <w:pPr>
              <w:jc w:val="center"/>
              <w:rPr>
                <w:rFonts w:cs="Times New Roman"/>
                <w:bCs/>
                <w:sz w:val="26"/>
                <w:szCs w:val="26"/>
              </w:rPr>
            </w:pPr>
          </w:p>
        </w:tc>
        <w:tc>
          <w:tcPr>
            <w:tcW w:w="939" w:type="dxa"/>
            <w:noWrap/>
            <w:hideMark/>
          </w:tcPr>
          <w:p w14:paraId="68AF7A51" w14:textId="77777777" w:rsidR="00332347" w:rsidRPr="0083478A" w:rsidRDefault="00332347" w:rsidP="0083478A">
            <w:pPr>
              <w:jc w:val="center"/>
              <w:rPr>
                <w:rFonts w:cs="Times New Roman"/>
                <w:bCs/>
                <w:sz w:val="26"/>
                <w:szCs w:val="26"/>
              </w:rPr>
            </w:pPr>
          </w:p>
        </w:tc>
        <w:tc>
          <w:tcPr>
            <w:tcW w:w="808" w:type="dxa"/>
            <w:noWrap/>
            <w:hideMark/>
          </w:tcPr>
          <w:p w14:paraId="2EF45410" w14:textId="77777777" w:rsidR="00332347" w:rsidRPr="0083478A" w:rsidRDefault="00332347" w:rsidP="0083478A">
            <w:pPr>
              <w:jc w:val="center"/>
              <w:rPr>
                <w:rFonts w:cs="Times New Roman"/>
                <w:bCs/>
                <w:sz w:val="26"/>
                <w:szCs w:val="26"/>
              </w:rPr>
            </w:pPr>
            <w:r w:rsidRPr="0083478A">
              <w:rPr>
                <w:rFonts w:cs="Times New Roman"/>
                <w:bCs/>
                <w:sz w:val="26"/>
                <w:szCs w:val="26"/>
              </w:rPr>
              <w:t>C</w:t>
            </w:r>
          </w:p>
        </w:tc>
      </w:tr>
    </w:tbl>
    <w:p w14:paraId="3174EA3B" w14:textId="77777777" w:rsidR="00332347" w:rsidRDefault="00332347">
      <w:pPr>
        <w:rPr>
          <w:b/>
          <w:sz w:val="24"/>
          <w:lang w:val="vi-VN"/>
        </w:rPr>
      </w:pPr>
    </w:p>
    <w:p w14:paraId="0695F2B7" w14:textId="77777777" w:rsidR="003E49E8" w:rsidRPr="0083478A" w:rsidRDefault="003E49E8" w:rsidP="006774B9">
      <w:pPr>
        <w:spacing w:line="360" w:lineRule="auto"/>
        <w:jc w:val="both"/>
        <w:rPr>
          <w:b/>
          <w:sz w:val="24"/>
          <w:lang w:val="vi-VN"/>
        </w:rPr>
      </w:pPr>
    </w:p>
    <w:sectPr w:rsidR="003E49E8" w:rsidRPr="0083478A" w:rsidSect="0083478A">
      <w:pgSz w:w="16840" w:h="11907" w:orient="landscape" w:code="9"/>
      <w:pgMar w:top="1701" w:right="1134" w:bottom="1134" w:left="1134" w:header="720" w:footer="19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2361AA" w14:textId="77777777" w:rsidR="007E0918" w:rsidRDefault="007E0918" w:rsidP="00506C81">
      <w:pPr>
        <w:spacing w:after="0" w:line="240" w:lineRule="auto"/>
      </w:pPr>
      <w:r>
        <w:separator/>
      </w:r>
    </w:p>
  </w:endnote>
  <w:endnote w:type="continuationSeparator" w:id="0">
    <w:p w14:paraId="6CFC55C6" w14:textId="77777777" w:rsidR="007E0918" w:rsidRDefault="007E0918" w:rsidP="00506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4941DB" w14:textId="77777777" w:rsidR="007E0918" w:rsidRDefault="007E0918" w:rsidP="00506C81">
      <w:pPr>
        <w:spacing w:after="0" w:line="240" w:lineRule="auto"/>
      </w:pPr>
      <w:r>
        <w:separator/>
      </w:r>
    </w:p>
  </w:footnote>
  <w:footnote w:type="continuationSeparator" w:id="0">
    <w:p w14:paraId="2FD34E0D" w14:textId="77777777" w:rsidR="007E0918" w:rsidRDefault="007E0918" w:rsidP="00506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05416583"/>
      <w:docPartObj>
        <w:docPartGallery w:val="Page Numbers (Top of Page)"/>
        <w:docPartUnique/>
      </w:docPartObj>
    </w:sdtPr>
    <w:sdtEndPr>
      <w:rPr>
        <w:noProof/>
        <w:sz w:val="26"/>
        <w:szCs w:val="26"/>
      </w:rPr>
    </w:sdtEndPr>
    <w:sdtContent>
      <w:p w14:paraId="1D8227E6" w14:textId="7C0E9858" w:rsidR="00B90049" w:rsidRPr="004A40D5" w:rsidRDefault="00B90049">
        <w:pPr>
          <w:pStyle w:val="Header"/>
          <w:jc w:val="center"/>
          <w:rPr>
            <w:sz w:val="26"/>
            <w:szCs w:val="26"/>
          </w:rPr>
        </w:pPr>
        <w:r w:rsidRPr="004A40D5">
          <w:rPr>
            <w:sz w:val="26"/>
            <w:szCs w:val="26"/>
          </w:rPr>
          <w:fldChar w:fldCharType="begin"/>
        </w:r>
        <w:r w:rsidRPr="004A40D5">
          <w:rPr>
            <w:sz w:val="26"/>
            <w:szCs w:val="26"/>
          </w:rPr>
          <w:instrText xml:space="preserve"> PAGE   \* MERGEFORMAT </w:instrText>
        </w:r>
        <w:r w:rsidRPr="004A40D5">
          <w:rPr>
            <w:sz w:val="26"/>
            <w:szCs w:val="26"/>
          </w:rPr>
          <w:fldChar w:fldCharType="separate"/>
        </w:r>
        <w:r w:rsidR="00ED739D">
          <w:rPr>
            <w:noProof/>
            <w:sz w:val="26"/>
            <w:szCs w:val="26"/>
          </w:rPr>
          <w:t>12</w:t>
        </w:r>
        <w:r w:rsidRPr="004A40D5">
          <w:rPr>
            <w:noProof/>
            <w:sz w:val="26"/>
            <w:szCs w:val="26"/>
          </w:rPr>
          <w:fldChar w:fldCharType="end"/>
        </w:r>
      </w:p>
    </w:sdtContent>
  </w:sdt>
  <w:p w14:paraId="2CDECC7A" w14:textId="77777777" w:rsidR="00B90049" w:rsidRDefault="00B9004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4B4685"/>
    <w:multiLevelType w:val="hybridMultilevel"/>
    <w:tmpl w:val="D756AF56"/>
    <w:lvl w:ilvl="0" w:tplc="390CF9C6">
      <w:start w:val="1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8E52E0"/>
    <w:multiLevelType w:val="hybridMultilevel"/>
    <w:tmpl w:val="0BC6E766"/>
    <w:lvl w:ilvl="0" w:tplc="99A4AED8">
      <w:start w:val="2"/>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4CD2D14"/>
    <w:multiLevelType w:val="hybridMultilevel"/>
    <w:tmpl w:val="013C9CC8"/>
    <w:lvl w:ilvl="0" w:tplc="4168A9A0">
      <w:numFmt w:val="bullet"/>
      <w:lvlText w:val="-"/>
      <w:lvlJc w:val="left"/>
      <w:pPr>
        <w:ind w:left="1080" w:hanging="360"/>
      </w:pPr>
      <w:rPr>
        <w:rFonts w:ascii="Times New Roman" w:eastAsia="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F00CFB"/>
    <w:multiLevelType w:val="hybridMultilevel"/>
    <w:tmpl w:val="799A795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BBC37B6"/>
    <w:multiLevelType w:val="hybridMultilevel"/>
    <w:tmpl w:val="9D30B7DC"/>
    <w:lvl w:ilvl="0" w:tplc="E87443C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3A1A64"/>
    <w:multiLevelType w:val="hybridMultilevel"/>
    <w:tmpl w:val="0734901E"/>
    <w:lvl w:ilvl="0" w:tplc="9B7A2558">
      <w:start w:val="1"/>
      <w:numFmt w:val="decimal"/>
      <w:lvlText w:val="%1."/>
      <w:lvlJc w:val="left"/>
      <w:pPr>
        <w:ind w:left="2204" w:hanging="360"/>
      </w:pPr>
      <w:rPr>
        <w:rFonts w:hint="default"/>
      </w:rPr>
    </w:lvl>
    <w:lvl w:ilvl="1" w:tplc="04090019" w:tentative="1">
      <w:start w:val="1"/>
      <w:numFmt w:val="lowerLetter"/>
      <w:lvlText w:val="%2."/>
      <w:lvlJc w:val="left"/>
      <w:pPr>
        <w:ind w:left="3916" w:hanging="360"/>
      </w:pPr>
    </w:lvl>
    <w:lvl w:ilvl="2" w:tplc="0409001B" w:tentative="1">
      <w:start w:val="1"/>
      <w:numFmt w:val="lowerRoman"/>
      <w:lvlText w:val="%3."/>
      <w:lvlJc w:val="right"/>
      <w:pPr>
        <w:ind w:left="4636" w:hanging="180"/>
      </w:pPr>
    </w:lvl>
    <w:lvl w:ilvl="3" w:tplc="0409000F" w:tentative="1">
      <w:start w:val="1"/>
      <w:numFmt w:val="decimal"/>
      <w:lvlText w:val="%4."/>
      <w:lvlJc w:val="left"/>
      <w:pPr>
        <w:ind w:left="5356" w:hanging="360"/>
      </w:pPr>
    </w:lvl>
    <w:lvl w:ilvl="4" w:tplc="04090019" w:tentative="1">
      <w:start w:val="1"/>
      <w:numFmt w:val="lowerLetter"/>
      <w:lvlText w:val="%5."/>
      <w:lvlJc w:val="left"/>
      <w:pPr>
        <w:ind w:left="6076" w:hanging="360"/>
      </w:pPr>
    </w:lvl>
    <w:lvl w:ilvl="5" w:tplc="0409001B" w:tentative="1">
      <w:start w:val="1"/>
      <w:numFmt w:val="lowerRoman"/>
      <w:lvlText w:val="%6."/>
      <w:lvlJc w:val="right"/>
      <w:pPr>
        <w:ind w:left="6796" w:hanging="180"/>
      </w:pPr>
    </w:lvl>
    <w:lvl w:ilvl="6" w:tplc="0409000F" w:tentative="1">
      <w:start w:val="1"/>
      <w:numFmt w:val="decimal"/>
      <w:lvlText w:val="%7."/>
      <w:lvlJc w:val="left"/>
      <w:pPr>
        <w:ind w:left="7516" w:hanging="360"/>
      </w:pPr>
    </w:lvl>
    <w:lvl w:ilvl="7" w:tplc="04090019" w:tentative="1">
      <w:start w:val="1"/>
      <w:numFmt w:val="lowerLetter"/>
      <w:lvlText w:val="%8."/>
      <w:lvlJc w:val="left"/>
      <w:pPr>
        <w:ind w:left="8236" w:hanging="360"/>
      </w:pPr>
    </w:lvl>
    <w:lvl w:ilvl="8" w:tplc="0409001B" w:tentative="1">
      <w:start w:val="1"/>
      <w:numFmt w:val="lowerRoman"/>
      <w:lvlText w:val="%9."/>
      <w:lvlJc w:val="right"/>
      <w:pPr>
        <w:ind w:left="8956" w:hanging="180"/>
      </w:pPr>
    </w:lvl>
  </w:abstractNum>
  <w:abstractNum w:abstractNumId="6" w15:restartNumberingAfterBreak="0">
    <w:nsid w:val="1C78633A"/>
    <w:multiLevelType w:val="hybridMultilevel"/>
    <w:tmpl w:val="F970F006"/>
    <w:lvl w:ilvl="0" w:tplc="04090017">
      <w:start w:val="1"/>
      <w:numFmt w:val="lowerLetter"/>
      <w:lvlText w:val="%1)"/>
      <w:lvlJc w:val="left"/>
      <w:pPr>
        <w:ind w:left="1069" w:hanging="360"/>
      </w:p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2D9045F"/>
    <w:multiLevelType w:val="hybridMultilevel"/>
    <w:tmpl w:val="0046E86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B5D3C26"/>
    <w:multiLevelType w:val="hybridMultilevel"/>
    <w:tmpl w:val="546E761A"/>
    <w:lvl w:ilvl="0" w:tplc="A8B81B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9507A57"/>
    <w:multiLevelType w:val="hybridMultilevel"/>
    <w:tmpl w:val="98600A86"/>
    <w:lvl w:ilvl="0" w:tplc="AAA03166">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6650B0"/>
    <w:multiLevelType w:val="hybridMultilevel"/>
    <w:tmpl w:val="50568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EB4183"/>
    <w:multiLevelType w:val="hybridMultilevel"/>
    <w:tmpl w:val="EC32C40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14509B"/>
    <w:multiLevelType w:val="hybridMultilevel"/>
    <w:tmpl w:val="0046E86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8DA21EC"/>
    <w:multiLevelType w:val="hybridMultilevel"/>
    <w:tmpl w:val="466024FE"/>
    <w:lvl w:ilvl="0" w:tplc="8E2EEA54">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E846875"/>
    <w:multiLevelType w:val="hybridMultilevel"/>
    <w:tmpl w:val="9BB024B2"/>
    <w:lvl w:ilvl="0" w:tplc="528C2AC8">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27764B0"/>
    <w:multiLevelType w:val="hybridMultilevel"/>
    <w:tmpl w:val="FD60055C"/>
    <w:lvl w:ilvl="0" w:tplc="81BA4DF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3D274D1"/>
    <w:multiLevelType w:val="hybridMultilevel"/>
    <w:tmpl w:val="7EBA1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530909"/>
    <w:multiLevelType w:val="hybridMultilevel"/>
    <w:tmpl w:val="80469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0D7933"/>
    <w:multiLevelType w:val="hybridMultilevel"/>
    <w:tmpl w:val="505EA7D4"/>
    <w:lvl w:ilvl="0" w:tplc="2BFA62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5E1C31AC"/>
    <w:multiLevelType w:val="hybridMultilevel"/>
    <w:tmpl w:val="BE86A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AD6AD7"/>
    <w:multiLevelType w:val="hybridMultilevel"/>
    <w:tmpl w:val="28DCD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BA098F"/>
    <w:multiLevelType w:val="hybridMultilevel"/>
    <w:tmpl w:val="740ECCAA"/>
    <w:lvl w:ilvl="0" w:tplc="A1DAAD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8DF6F5A"/>
    <w:multiLevelType w:val="hybridMultilevel"/>
    <w:tmpl w:val="2F82E374"/>
    <w:lvl w:ilvl="0" w:tplc="CF44DE7E">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2212EF0"/>
    <w:multiLevelType w:val="hybridMultilevel"/>
    <w:tmpl w:val="D66A1A22"/>
    <w:lvl w:ilvl="0" w:tplc="F072FB0E">
      <w:start w:val="4"/>
      <w:numFmt w:val="bullet"/>
      <w:lvlText w:val="-"/>
      <w:lvlJc w:val="left"/>
      <w:pPr>
        <w:ind w:left="1080" w:hanging="360"/>
      </w:pPr>
      <w:rPr>
        <w:rFonts w:ascii="Times New Roman" w:eastAsia="Times New Roman" w:hAnsi="Times New Roman" w:cs="Times New Roman" w:hint="default"/>
        <w:sz w:val="28"/>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C0D45F4"/>
    <w:multiLevelType w:val="hybridMultilevel"/>
    <w:tmpl w:val="AF9457A6"/>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CC678A1"/>
    <w:multiLevelType w:val="hybridMultilevel"/>
    <w:tmpl w:val="30966D7A"/>
    <w:lvl w:ilvl="0" w:tplc="DD38371A">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CD435EC"/>
    <w:multiLevelType w:val="multilevel"/>
    <w:tmpl w:val="A12C89E0"/>
    <w:lvl w:ilvl="0">
      <w:start w:val="7"/>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7D673D19"/>
    <w:multiLevelType w:val="hybridMultilevel"/>
    <w:tmpl w:val="45DA2D80"/>
    <w:lvl w:ilvl="0" w:tplc="287803AE">
      <w:numFmt w:val="bullet"/>
      <w:lvlText w:val="-"/>
      <w:lvlJc w:val="left"/>
      <w:pPr>
        <w:ind w:left="1980" w:hanging="360"/>
      </w:pPr>
      <w:rPr>
        <w:rFonts w:ascii="Times New Roman" w:eastAsia="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7ED16E7F"/>
    <w:multiLevelType w:val="hybridMultilevel"/>
    <w:tmpl w:val="7A2C63AA"/>
    <w:lvl w:ilvl="0" w:tplc="D50E33B0">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19407015">
    <w:abstractNumId w:val="23"/>
  </w:num>
  <w:num w:numId="2" w16cid:durableId="1270241972">
    <w:abstractNumId w:val="13"/>
  </w:num>
  <w:num w:numId="3" w16cid:durableId="819731117">
    <w:abstractNumId w:val="2"/>
  </w:num>
  <w:num w:numId="4" w16cid:durableId="979462272">
    <w:abstractNumId w:val="24"/>
  </w:num>
  <w:num w:numId="5" w16cid:durableId="774982064">
    <w:abstractNumId w:val="11"/>
  </w:num>
  <w:num w:numId="6" w16cid:durableId="1999307703">
    <w:abstractNumId w:val="3"/>
  </w:num>
  <w:num w:numId="7" w16cid:durableId="763115954">
    <w:abstractNumId w:val="28"/>
  </w:num>
  <w:num w:numId="8" w16cid:durableId="85198215">
    <w:abstractNumId w:val="21"/>
  </w:num>
  <w:num w:numId="9" w16cid:durableId="753359498">
    <w:abstractNumId w:val="18"/>
  </w:num>
  <w:num w:numId="10" w16cid:durableId="1210915902">
    <w:abstractNumId w:val="5"/>
  </w:num>
  <w:num w:numId="11" w16cid:durableId="504440113">
    <w:abstractNumId w:val="1"/>
  </w:num>
  <w:num w:numId="12" w16cid:durableId="1892646605">
    <w:abstractNumId w:val="9"/>
  </w:num>
  <w:num w:numId="13" w16cid:durableId="1246263365">
    <w:abstractNumId w:val="10"/>
  </w:num>
  <w:num w:numId="14" w16cid:durableId="1746344516">
    <w:abstractNumId w:val="16"/>
  </w:num>
  <w:num w:numId="15" w16cid:durableId="1514955258">
    <w:abstractNumId w:val="4"/>
  </w:num>
  <w:num w:numId="16" w16cid:durableId="650981889">
    <w:abstractNumId w:val="26"/>
  </w:num>
  <w:num w:numId="17" w16cid:durableId="789395431">
    <w:abstractNumId w:val="27"/>
  </w:num>
  <w:num w:numId="18" w16cid:durableId="643707084">
    <w:abstractNumId w:val="12"/>
  </w:num>
  <w:num w:numId="19" w16cid:durableId="49498358">
    <w:abstractNumId w:val="8"/>
  </w:num>
  <w:num w:numId="20" w16cid:durableId="466706812">
    <w:abstractNumId w:val="6"/>
  </w:num>
  <w:num w:numId="21" w16cid:durableId="41291044">
    <w:abstractNumId w:val="15"/>
  </w:num>
  <w:num w:numId="22" w16cid:durableId="192117754">
    <w:abstractNumId w:val="22"/>
  </w:num>
  <w:num w:numId="23" w16cid:durableId="2014988249">
    <w:abstractNumId w:val="0"/>
  </w:num>
  <w:num w:numId="24" w16cid:durableId="671103">
    <w:abstractNumId w:val="25"/>
  </w:num>
  <w:num w:numId="25" w16cid:durableId="200439776">
    <w:abstractNumId w:val="14"/>
  </w:num>
  <w:num w:numId="26" w16cid:durableId="1375351972">
    <w:abstractNumId w:val="7"/>
  </w:num>
  <w:num w:numId="27" w16cid:durableId="255945350">
    <w:abstractNumId w:val="19"/>
  </w:num>
  <w:num w:numId="28" w16cid:durableId="332612507">
    <w:abstractNumId w:val="17"/>
  </w:num>
  <w:num w:numId="29" w16cid:durableId="17396432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HUNG_AVSEC">
    <w15:presenceInfo w15:providerId="None" w15:userId="HUNG_AVS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A14"/>
    <w:rsid w:val="00006533"/>
    <w:rsid w:val="00010ABF"/>
    <w:rsid w:val="00010BD5"/>
    <w:rsid w:val="00013B2B"/>
    <w:rsid w:val="00016038"/>
    <w:rsid w:val="00027C17"/>
    <w:rsid w:val="00031B3D"/>
    <w:rsid w:val="00032DD5"/>
    <w:rsid w:val="000354E6"/>
    <w:rsid w:val="00035B91"/>
    <w:rsid w:val="0003621F"/>
    <w:rsid w:val="0003729F"/>
    <w:rsid w:val="00041CA8"/>
    <w:rsid w:val="00045AF8"/>
    <w:rsid w:val="000515B2"/>
    <w:rsid w:val="0005589C"/>
    <w:rsid w:val="000559F3"/>
    <w:rsid w:val="00060F54"/>
    <w:rsid w:val="00063E60"/>
    <w:rsid w:val="00070653"/>
    <w:rsid w:val="0007361E"/>
    <w:rsid w:val="00073F59"/>
    <w:rsid w:val="00074828"/>
    <w:rsid w:val="00075E0F"/>
    <w:rsid w:val="000772F0"/>
    <w:rsid w:val="00080776"/>
    <w:rsid w:val="00086863"/>
    <w:rsid w:val="000870FC"/>
    <w:rsid w:val="00090E8D"/>
    <w:rsid w:val="000931C1"/>
    <w:rsid w:val="000949C7"/>
    <w:rsid w:val="00096A85"/>
    <w:rsid w:val="000A20FB"/>
    <w:rsid w:val="000B5D3C"/>
    <w:rsid w:val="000C22FE"/>
    <w:rsid w:val="000C51BE"/>
    <w:rsid w:val="000C6ACB"/>
    <w:rsid w:val="000D1428"/>
    <w:rsid w:val="000D1831"/>
    <w:rsid w:val="000D3E31"/>
    <w:rsid w:val="000D3ECD"/>
    <w:rsid w:val="000E3448"/>
    <w:rsid w:val="000E455D"/>
    <w:rsid w:val="000E5C33"/>
    <w:rsid w:val="000E6E8B"/>
    <w:rsid w:val="000E7DCB"/>
    <w:rsid w:val="000F2DA1"/>
    <w:rsid w:val="000F310E"/>
    <w:rsid w:val="000F3BDB"/>
    <w:rsid w:val="000F5A49"/>
    <w:rsid w:val="000F66C8"/>
    <w:rsid w:val="000F726B"/>
    <w:rsid w:val="000F7FEF"/>
    <w:rsid w:val="001103F8"/>
    <w:rsid w:val="00110BB6"/>
    <w:rsid w:val="00110EB9"/>
    <w:rsid w:val="00112DEF"/>
    <w:rsid w:val="00113C56"/>
    <w:rsid w:val="001143C5"/>
    <w:rsid w:val="00115ADB"/>
    <w:rsid w:val="00117569"/>
    <w:rsid w:val="00121558"/>
    <w:rsid w:val="00122C42"/>
    <w:rsid w:val="00123FB8"/>
    <w:rsid w:val="00124BEA"/>
    <w:rsid w:val="00126E35"/>
    <w:rsid w:val="00127416"/>
    <w:rsid w:val="00130449"/>
    <w:rsid w:val="00131FFD"/>
    <w:rsid w:val="00134A14"/>
    <w:rsid w:val="00135612"/>
    <w:rsid w:val="00136C6D"/>
    <w:rsid w:val="00142B2C"/>
    <w:rsid w:val="00142BC6"/>
    <w:rsid w:val="0015412A"/>
    <w:rsid w:val="001553F2"/>
    <w:rsid w:val="00163EFB"/>
    <w:rsid w:val="00165148"/>
    <w:rsid w:val="00166595"/>
    <w:rsid w:val="00166F74"/>
    <w:rsid w:val="001672BC"/>
    <w:rsid w:val="00174EF9"/>
    <w:rsid w:val="001753BA"/>
    <w:rsid w:val="001811C8"/>
    <w:rsid w:val="001845D7"/>
    <w:rsid w:val="00184E50"/>
    <w:rsid w:val="001927BB"/>
    <w:rsid w:val="001A043D"/>
    <w:rsid w:val="001A0870"/>
    <w:rsid w:val="001A1E7A"/>
    <w:rsid w:val="001A4EC9"/>
    <w:rsid w:val="001A6D5A"/>
    <w:rsid w:val="001B7793"/>
    <w:rsid w:val="001C16BA"/>
    <w:rsid w:val="001C322A"/>
    <w:rsid w:val="001C4855"/>
    <w:rsid w:val="001C522C"/>
    <w:rsid w:val="001C579C"/>
    <w:rsid w:val="001C6938"/>
    <w:rsid w:val="001D01F5"/>
    <w:rsid w:val="001D3901"/>
    <w:rsid w:val="001D594B"/>
    <w:rsid w:val="001D761C"/>
    <w:rsid w:val="001E34B7"/>
    <w:rsid w:val="001E4860"/>
    <w:rsid w:val="001F043C"/>
    <w:rsid w:val="001F0966"/>
    <w:rsid w:val="001F2605"/>
    <w:rsid w:val="001F5E33"/>
    <w:rsid w:val="001F6C78"/>
    <w:rsid w:val="00206D58"/>
    <w:rsid w:val="00211332"/>
    <w:rsid w:val="00212291"/>
    <w:rsid w:val="00220FFC"/>
    <w:rsid w:val="0022488C"/>
    <w:rsid w:val="002349AA"/>
    <w:rsid w:val="00243ECD"/>
    <w:rsid w:val="002473D6"/>
    <w:rsid w:val="00254F8D"/>
    <w:rsid w:val="002550B4"/>
    <w:rsid w:val="002559F6"/>
    <w:rsid w:val="00260491"/>
    <w:rsid w:val="002629B6"/>
    <w:rsid w:val="00262CCC"/>
    <w:rsid w:val="002656F2"/>
    <w:rsid w:val="002671DA"/>
    <w:rsid w:val="002704F4"/>
    <w:rsid w:val="00271274"/>
    <w:rsid w:val="00275DD0"/>
    <w:rsid w:val="0028370B"/>
    <w:rsid w:val="00284392"/>
    <w:rsid w:val="00284D0B"/>
    <w:rsid w:val="00285052"/>
    <w:rsid w:val="002904B8"/>
    <w:rsid w:val="002943C4"/>
    <w:rsid w:val="00297764"/>
    <w:rsid w:val="002A221F"/>
    <w:rsid w:val="002A379E"/>
    <w:rsid w:val="002A4673"/>
    <w:rsid w:val="002A48A8"/>
    <w:rsid w:val="002A71B4"/>
    <w:rsid w:val="002A737F"/>
    <w:rsid w:val="002B79CD"/>
    <w:rsid w:val="002C3909"/>
    <w:rsid w:val="002C5DC3"/>
    <w:rsid w:val="002C68E6"/>
    <w:rsid w:val="002C735C"/>
    <w:rsid w:val="002D3C65"/>
    <w:rsid w:val="002F04FE"/>
    <w:rsid w:val="002F1079"/>
    <w:rsid w:val="00301073"/>
    <w:rsid w:val="0030357C"/>
    <w:rsid w:val="00305F43"/>
    <w:rsid w:val="00307759"/>
    <w:rsid w:val="00311AAB"/>
    <w:rsid w:val="003154B0"/>
    <w:rsid w:val="00320091"/>
    <w:rsid w:val="00320EDB"/>
    <w:rsid w:val="00332347"/>
    <w:rsid w:val="00343783"/>
    <w:rsid w:val="00346E7F"/>
    <w:rsid w:val="00347410"/>
    <w:rsid w:val="00351A79"/>
    <w:rsid w:val="00353E99"/>
    <w:rsid w:val="00354D51"/>
    <w:rsid w:val="00360AC9"/>
    <w:rsid w:val="00360B5D"/>
    <w:rsid w:val="003678D4"/>
    <w:rsid w:val="0037001A"/>
    <w:rsid w:val="003722D3"/>
    <w:rsid w:val="0037450A"/>
    <w:rsid w:val="00377923"/>
    <w:rsid w:val="00380D48"/>
    <w:rsid w:val="0038248F"/>
    <w:rsid w:val="003904D7"/>
    <w:rsid w:val="00390C99"/>
    <w:rsid w:val="00391BA3"/>
    <w:rsid w:val="00393E51"/>
    <w:rsid w:val="00393EA8"/>
    <w:rsid w:val="003966CA"/>
    <w:rsid w:val="00396FC7"/>
    <w:rsid w:val="003A7441"/>
    <w:rsid w:val="003A7B79"/>
    <w:rsid w:val="003B43E5"/>
    <w:rsid w:val="003C0FDA"/>
    <w:rsid w:val="003C537C"/>
    <w:rsid w:val="003D065C"/>
    <w:rsid w:val="003E27C9"/>
    <w:rsid w:val="003E3381"/>
    <w:rsid w:val="003E33FB"/>
    <w:rsid w:val="003E49E8"/>
    <w:rsid w:val="003F04EB"/>
    <w:rsid w:val="003F161E"/>
    <w:rsid w:val="003F21E3"/>
    <w:rsid w:val="0040012D"/>
    <w:rsid w:val="004032C6"/>
    <w:rsid w:val="00404437"/>
    <w:rsid w:val="00405016"/>
    <w:rsid w:val="00405F56"/>
    <w:rsid w:val="00406282"/>
    <w:rsid w:val="0041556E"/>
    <w:rsid w:val="00420BEB"/>
    <w:rsid w:val="00423F16"/>
    <w:rsid w:val="004266D7"/>
    <w:rsid w:val="004422DE"/>
    <w:rsid w:val="00447FF6"/>
    <w:rsid w:val="00450952"/>
    <w:rsid w:val="004509EE"/>
    <w:rsid w:val="00454B96"/>
    <w:rsid w:val="00455D95"/>
    <w:rsid w:val="00461281"/>
    <w:rsid w:val="00461755"/>
    <w:rsid w:val="00462FF1"/>
    <w:rsid w:val="00463057"/>
    <w:rsid w:val="00463EB9"/>
    <w:rsid w:val="004755B7"/>
    <w:rsid w:val="00475EC2"/>
    <w:rsid w:val="00481A64"/>
    <w:rsid w:val="0048582E"/>
    <w:rsid w:val="004860B4"/>
    <w:rsid w:val="00490DD0"/>
    <w:rsid w:val="00492014"/>
    <w:rsid w:val="00497B5E"/>
    <w:rsid w:val="00497F03"/>
    <w:rsid w:val="004A2F83"/>
    <w:rsid w:val="004A3989"/>
    <w:rsid w:val="004A3F28"/>
    <w:rsid w:val="004A40D5"/>
    <w:rsid w:val="004B4210"/>
    <w:rsid w:val="004C33B8"/>
    <w:rsid w:val="004C4AD2"/>
    <w:rsid w:val="004C5EB0"/>
    <w:rsid w:val="004D1C14"/>
    <w:rsid w:val="004D46A1"/>
    <w:rsid w:val="004D4BF1"/>
    <w:rsid w:val="004E7DE2"/>
    <w:rsid w:val="004F3887"/>
    <w:rsid w:val="004F78BB"/>
    <w:rsid w:val="005014DF"/>
    <w:rsid w:val="00503A4F"/>
    <w:rsid w:val="00504434"/>
    <w:rsid w:val="00506C81"/>
    <w:rsid w:val="00507DDE"/>
    <w:rsid w:val="00521B49"/>
    <w:rsid w:val="005221AD"/>
    <w:rsid w:val="00526705"/>
    <w:rsid w:val="005272FF"/>
    <w:rsid w:val="005276F0"/>
    <w:rsid w:val="00527724"/>
    <w:rsid w:val="00536F5F"/>
    <w:rsid w:val="00544668"/>
    <w:rsid w:val="00551659"/>
    <w:rsid w:val="005536D1"/>
    <w:rsid w:val="00556961"/>
    <w:rsid w:val="00560898"/>
    <w:rsid w:val="0056359C"/>
    <w:rsid w:val="00566063"/>
    <w:rsid w:val="00574C13"/>
    <w:rsid w:val="005923C2"/>
    <w:rsid w:val="005971AA"/>
    <w:rsid w:val="005A08CD"/>
    <w:rsid w:val="005A7675"/>
    <w:rsid w:val="005A7FD5"/>
    <w:rsid w:val="005B24B6"/>
    <w:rsid w:val="005B4E7D"/>
    <w:rsid w:val="005B793A"/>
    <w:rsid w:val="005C1BEC"/>
    <w:rsid w:val="005C3CDD"/>
    <w:rsid w:val="005C4D55"/>
    <w:rsid w:val="005C5891"/>
    <w:rsid w:val="005C6691"/>
    <w:rsid w:val="005D0940"/>
    <w:rsid w:val="005D24DD"/>
    <w:rsid w:val="005D28C3"/>
    <w:rsid w:val="005D4B24"/>
    <w:rsid w:val="005D6600"/>
    <w:rsid w:val="005E43E9"/>
    <w:rsid w:val="005E4FCA"/>
    <w:rsid w:val="005F1C84"/>
    <w:rsid w:val="005F1FEF"/>
    <w:rsid w:val="005F3BA5"/>
    <w:rsid w:val="005F427E"/>
    <w:rsid w:val="005F442F"/>
    <w:rsid w:val="005F6F2D"/>
    <w:rsid w:val="005F715C"/>
    <w:rsid w:val="005F79D4"/>
    <w:rsid w:val="00600A0E"/>
    <w:rsid w:val="00601D7A"/>
    <w:rsid w:val="00603C20"/>
    <w:rsid w:val="00604315"/>
    <w:rsid w:val="006045CE"/>
    <w:rsid w:val="00604BB9"/>
    <w:rsid w:val="00611D44"/>
    <w:rsid w:val="00620168"/>
    <w:rsid w:val="00621B0C"/>
    <w:rsid w:val="00622BBE"/>
    <w:rsid w:val="00623B42"/>
    <w:rsid w:val="0062667E"/>
    <w:rsid w:val="00626CFD"/>
    <w:rsid w:val="0062751A"/>
    <w:rsid w:val="006371ED"/>
    <w:rsid w:val="006428C2"/>
    <w:rsid w:val="00652048"/>
    <w:rsid w:val="0065345F"/>
    <w:rsid w:val="0065761E"/>
    <w:rsid w:val="00660CBF"/>
    <w:rsid w:val="0067123D"/>
    <w:rsid w:val="00671361"/>
    <w:rsid w:val="00673BB0"/>
    <w:rsid w:val="0067589A"/>
    <w:rsid w:val="006774B9"/>
    <w:rsid w:val="00677D09"/>
    <w:rsid w:val="00682EB3"/>
    <w:rsid w:val="00686F6D"/>
    <w:rsid w:val="00693AD9"/>
    <w:rsid w:val="006A1F7F"/>
    <w:rsid w:val="006A230B"/>
    <w:rsid w:val="006B20FC"/>
    <w:rsid w:val="006B2570"/>
    <w:rsid w:val="006B6645"/>
    <w:rsid w:val="006B6B45"/>
    <w:rsid w:val="006C035D"/>
    <w:rsid w:val="006C12CC"/>
    <w:rsid w:val="006C1595"/>
    <w:rsid w:val="006C1AE6"/>
    <w:rsid w:val="006C33AE"/>
    <w:rsid w:val="006C5F3F"/>
    <w:rsid w:val="006C6591"/>
    <w:rsid w:val="006D08C8"/>
    <w:rsid w:val="006D1EBC"/>
    <w:rsid w:val="006D2369"/>
    <w:rsid w:val="006D3330"/>
    <w:rsid w:val="006D3F4C"/>
    <w:rsid w:val="006D52DA"/>
    <w:rsid w:val="006E729D"/>
    <w:rsid w:val="006F4936"/>
    <w:rsid w:val="00703C79"/>
    <w:rsid w:val="00704E4F"/>
    <w:rsid w:val="00706D2A"/>
    <w:rsid w:val="00707B43"/>
    <w:rsid w:val="00710028"/>
    <w:rsid w:val="00715B16"/>
    <w:rsid w:val="00720010"/>
    <w:rsid w:val="0072070D"/>
    <w:rsid w:val="00723EC7"/>
    <w:rsid w:val="007344E9"/>
    <w:rsid w:val="00743DB6"/>
    <w:rsid w:val="00744F5C"/>
    <w:rsid w:val="0074657B"/>
    <w:rsid w:val="0075126B"/>
    <w:rsid w:val="00751EAA"/>
    <w:rsid w:val="00752BAB"/>
    <w:rsid w:val="00754FC5"/>
    <w:rsid w:val="00767D69"/>
    <w:rsid w:val="00772B92"/>
    <w:rsid w:val="00775508"/>
    <w:rsid w:val="00776AA2"/>
    <w:rsid w:val="00780166"/>
    <w:rsid w:val="00783C07"/>
    <w:rsid w:val="00784F59"/>
    <w:rsid w:val="00785D1F"/>
    <w:rsid w:val="00787EC3"/>
    <w:rsid w:val="00794932"/>
    <w:rsid w:val="007A15FF"/>
    <w:rsid w:val="007A217A"/>
    <w:rsid w:val="007A3508"/>
    <w:rsid w:val="007A7719"/>
    <w:rsid w:val="007B05DA"/>
    <w:rsid w:val="007B0657"/>
    <w:rsid w:val="007B5F5B"/>
    <w:rsid w:val="007B6FB9"/>
    <w:rsid w:val="007B7845"/>
    <w:rsid w:val="007C088F"/>
    <w:rsid w:val="007C6B8F"/>
    <w:rsid w:val="007C6F58"/>
    <w:rsid w:val="007D25A4"/>
    <w:rsid w:val="007D3A4C"/>
    <w:rsid w:val="007D3BE3"/>
    <w:rsid w:val="007D6944"/>
    <w:rsid w:val="007D7551"/>
    <w:rsid w:val="007E0918"/>
    <w:rsid w:val="007E15AD"/>
    <w:rsid w:val="007E4A8F"/>
    <w:rsid w:val="007E53A1"/>
    <w:rsid w:val="007F0223"/>
    <w:rsid w:val="007F2019"/>
    <w:rsid w:val="007F3EB4"/>
    <w:rsid w:val="007F3F74"/>
    <w:rsid w:val="007F425D"/>
    <w:rsid w:val="007F5EF6"/>
    <w:rsid w:val="008051B1"/>
    <w:rsid w:val="00805837"/>
    <w:rsid w:val="00811125"/>
    <w:rsid w:val="008152BC"/>
    <w:rsid w:val="008217D1"/>
    <w:rsid w:val="00822729"/>
    <w:rsid w:val="00831E0C"/>
    <w:rsid w:val="0083478A"/>
    <w:rsid w:val="0083489E"/>
    <w:rsid w:val="00836681"/>
    <w:rsid w:val="00841561"/>
    <w:rsid w:val="00841BDB"/>
    <w:rsid w:val="00851977"/>
    <w:rsid w:val="008548AE"/>
    <w:rsid w:val="00854BBE"/>
    <w:rsid w:val="008552F4"/>
    <w:rsid w:val="00862BE6"/>
    <w:rsid w:val="008634D1"/>
    <w:rsid w:val="008666F3"/>
    <w:rsid w:val="0087142D"/>
    <w:rsid w:val="0088242F"/>
    <w:rsid w:val="00886A0C"/>
    <w:rsid w:val="008870A5"/>
    <w:rsid w:val="0089006C"/>
    <w:rsid w:val="008955CD"/>
    <w:rsid w:val="0089747A"/>
    <w:rsid w:val="008A2065"/>
    <w:rsid w:val="008A46DB"/>
    <w:rsid w:val="008A5E64"/>
    <w:rsid w:val="008B392D"/>
    <w:rsid w:val="008B4091"/>
    <w:rsid w:val="008B5CDC"/>
    <w:rsid w:val="008C4258"/>
    <w:rsid w:val="008C5575"/>
    <w:rsid w:val="008D2447"/>
    <w:rsid w:val="008D4ED6"/>
    <w:rsid w:val="008E6A7C"/>
    <w:rsid w:val="008F1DC8"/>
    <w:rsid w:val="008F479E"/>
    <w:rsid w:val="008F6C1E"/>
    <w:rsid w:val="00901E11"/>
    <w:rsid w:val="00904035"/>
    <w:rsid w:val="0090754C"/>
    <w:rsid w:val="0090771E"/>
    <w:rsid w:val="00910CF8"/>
    <w:rsid w:val="0091286E"/>
    <w:rsid w:val="0093062B"/>
    <w:rsid w:val="00931134"/>
    <w:rsid w:val="00940584"/>
    <w:rsid w:val="00940AF8"/>
    <w:rsid w:val="00942088"/>
    <w:rsid w:val="009522BB"/>
    <w:rsid w:val="00960C65"/>
    <w:rsid w:val="009748BA"/>
    <w:rsid w:val="009751C0"/>
    <w:rsid w:val="00981A9F"/>
    <w:rsid w:val="00984767"/>
    <w:rsid w:val="00987762"/>
    <w:rsid w:val="00990031"/>
    <w:rsid w:val="00990712"/>
    <w:rsid w:val="0099584C"/>
    <w:rsid w:val="009A02D9"/>
    <w:rsid w:val="009A0AE0"/>
    <w:rsid w:val="009A0B1F"/>
    <w:rsid w:val="009A1035"/>
    <w:rsid w:val="009A1B6A"/>
    <w:rsid w:val="009A298D"/>
    <w:rsid w:val="009A549B"/>
    <w:rsid w:val="009B084C"/>
    <w:rsid w:val="009B350D"/>
    <w:rsid w:val="009B460B"/>
    <w:rsid w:val="009C4408"/>
    <w:rsid w:val="009C5C05"/>
    <w:rsid w:val="009D7CEF"/>
    <w:rsid w:val="009E039E"/>
    <w:rsid w:val="009E16CF"/>
    <w:rsid w:val="009E41BC"/>
    <w:rsid w:val="009E60A5"/>
    <w:rsid w:val="009F03BF"/>
    <w:rsid w:val="009F616B"/>
    <w:rsid w:val="009F7AE5"/>
    <w:rsid w:val="00A10A4D"/>
    <w:rsid w:val="00A14515"/>
    <w:rsid w:val="00A14543"/>
    <w:rsid w:val="00A215C0"/>
    <w:rsid w:val="00A26A97"/>
    <w:rsid w:val="00A35E64"/>
    <w:rsid w:val="00A37B14"/>
    <w:rsid w:val="00A4205F"/>
    <w:rsid w:val="00A4249C"/>
    <w:rsid w:val="00A45021"/>
    <w:rsid w:val="00A51131"/>
    <w:rsid w:val="00A5241B"/>
    <w:rsid w:val="00A60B7A"/>
    <w:rsid w:val="00A60C4C"/>
    <w:rsid w:val="00A6104B"/>
    <w:rsid w:val="00A6184A"/>
    <w:rsid w:val="00A6455D"/>
    <w:rsid w:val="00A65234"/>
    <w:rsid w:val="00A65B80"/>
    <w:rsid w:val="00A65DCD"/>
    <w:rsid w:val="00A66F34"/>
    <w:rsid w:val="00A70504"/>
    <w:rsid w:val="00A7469A"/>
    <w:rsid w:val="00A74FBA"/>
    <w:rsid w:val="00A87ADC"/>
    <w:rsid w:val="00A90C08"/>
    <w:rsid w:val="00A91DDB"/>
    <w:rsid w:val="00A92F22"/>
    <w:rsid w:val="00A939B4"/>
    <w:rsid w:val="00A942E7"/>
    <w:rsid w:val="00A9512F"/>
    <w:rsid w:val="00AA0B11"/>
    <w:rsid w:val="00AA2BE0"/>
    <w:rsid w:val="00AA4F88"/>
    <w:rsid w:val="00AB42B3"/>
    <w:rsid w:val="00AC1B37"/>
    <w:rsid w:val="00AC422F"/>
    <w:rsid w:val="00AE653C"/>
    <w:rsid w:val="00AF228C"/>
    <w:rsid w:val="00B02654"/>
    <w:rsid w:val="00B05F62"/>
    <w:rsid w:val="00B07428"/>
    <w:rsid w:val="00B079B4"/>
    <w:rsid w:val="00B12406"/>
    <w:rsid w:val="00B152F4"/>
    <w:rsid w:val="00B15E1E"/>
    <w:rsid w:val="00B24732"/>
    <w:rsid w:val="00B25401"/>
    <w:rsid w:val="00B31483"/>
    <w:rsid w:val="00B32206"/>
    <w:rsid w:val="00B36810"/>
    <w:rsid w:val="00B414F7"/>
    <w:rsid w:val="00B41AAB"/>
    <w:rsid w:val="00B447B1"/>
    <w:rsid w:val="00B44894"/>
    <w:rsid w:val="00B502A4"/>
    <w:rsid w:val="00B53A95"/>
    <w:rsid w:val="00B564DE"/>
    <w:rsid w:val="00B618CD"/>
    <w:rsid w:val="00B62502"/>
    <w:rsid w:val="00B6363D"/>
    <w:rsid w:val="00B643CA"/>
    <w:rsid w:val="00B7275B"/>
    <w:rsid w:val="00B77835"/>
    <w:rsid w:val="00B778FA"/>
    <w:rsid w:val="00B821BD"/>
    <w:rsid w:val="00B90049"/>
    <w:rsid w:val="00B9146A"/>
    <w:rsid w:val="00B95785"/>
    <w:rsid w:val="00BA3EDA"/>
    <w:rsid w:val="00BA6F49"/>
    <w:rsid w:val="00BB11D4"/>
    <w:rsid w:val="00BC191C"/>
    <w:rsid w:val="00BC195D"/>
    <w:rsid w:val="00BD5F27"/>
    <w:rsid w:val="00BD6C90"/>
    <w:rsid w:val="00BE11F9"/>
    <w:rsid w:val="00BE1546"/>
    <w:rsid w:val="00BE1AE9"/>
    <w:rsid w:val="00BF2AE4"/>
    <w:rsid w:val="00C01444"/>
    <w:rsid w:val="00C01915"/>
    <w:rsid w:val="00C02563"/>
    <w:rsid w:val="00C03C5C"/>
    <w:rsid w:val="00C045CF"/>
    <w:rsid w:val="00C055E8"/>
    <w:rsid w:val="00C05837"/>
    <w:rsid w:val="00C06B02"/>
    <w:rsid w:val="00C1012E"/>
    <w:rsid w:val="00C174BD"/>
    <w:rsid w:val="00C224C9"/>
    <w:rsid w:val="00C24DD4"/>
    <w:rsid w:val="00C26192"/>
    <w:rsid w:val="00C300A6"/>
    <w:rsid w:val="00C31CAE"/>
    <w:rsid w:val="00C43BDD"/>
    <w:rsid w:val="00C45153"/>
    <w:rsid w:val="00C504B0"/>
    <w:rsid w:val="00C516CC"/>
    <w:rsid w:val="00C51948"/>
    <w:rsid w:val="00C56E1C"/>
    <w:rsid w:val="00C57B8E"/>
    <w:rsid w:val="00C64256"/>
    <w:rsid w:val="00C66038"/>
    <w:rsid w:val="00C80EDD"/>
    <w:rsid w:val="00C84154"/>
    <w:rsid w:val="00C8443D"/>
    <w:rsid w:val="00C87AD8"/>
    <w:rsid w:val="00C9246F"/>
    <w:rsid w:val="00C9453F"/>
    <w:rsid w:val="00C96B57"/>
    <w:rsid w:val="00C96FB8"/>
    <w:rsid w:val="00CA0E17"/>
    <w:rsid w:val="00CA0FA0"/>
    <w:rsid w:val="00CA2668"/>
    <w:rsid w:val="00CB724C"/>
    <w:rsid w:val="00CC34C6"/>
    <w:rsid w:val="00CC3FC3"/>
    <w:rsid w:val="00CC4E18"/>
    <w:rsid w:val="00CD1193"/>
    <w:rsid w:val="00CD18F9"/>
    <w:rsid w:val="00CD4575"/>
    <w:rsid w:val="00CD63DD"/>
    <w:rsid w:val="00CE0600"/>
    <w:rsid w:val="00CE4EFB"/>
    <w:rsid w:val="00CF0F72"/>
    <w:rsid w:val="00CF4785"/>
    <w:rsid w:val="00CF4FDE"/>
    <w:rsid w:val="00D0631B"/>
    <w:rsid w:val="00D106F8"/>
    <w:rsid w:val="00D13100"/>
    <w:rsid w:val="00D13737"/>
    <w:rsid w:val="00D16F47"/>
    <w:rsid w:val="00D2033B"/>
    <w:rsid w:val="00D20542"/>
    <w:rsid w:val="00D20DA6"/>
    <w:rsid w:val="00D22E68"/>
    <w:rsid w:val="00D23AB7"/>
    <w:rsid w:val="00D400C1"/>
    <w:rsid w:val="00D41DEC"/>
    <w:rsid w:val="00D4524C"/>
    <w:rsid w:val="00D459C0"/>
    <w:rsid w:val="00D47374"/>
    <w:rsid w:val="00D50E44"/>
    <w:rsid w:val="00D527F4"/>
    <w:rsid w:val="00D56FA9"/>
    <w:rsid w:val="00D575D3"/>
    <w:rsid w:val="00D6184E"/>
    <w:rsid w:val="00D62365"/>
    <w:rsid w:val="00D66E7A"/>
    <w:rsid w:val="00D81CDD"/>
    <w:rsid w:val="00D82950"/>
    <w:rsid w:val="00D91E66"/>
    <w:rsid w:val="00D962C4"/>
    <w:rsid w:val="00DA0C50"/>
    <w:rsid w:val="00DA156F"/>
    <w:rsid w:val="00DA29BA"/>
    <w:rsid w:val="00DA627C"/>
    <w:rsid w:val="00DB044E"/>
    <w:rsid w:val="00DB1851"/>
    <w:rsid w:val="00DC2CDE"/>
    <w:rsid w:val="00DD0040"/>
    <w:rsid w:val="00DD552E"/>
    <w:rsid w:val="00DE5D6F"/>
    <w:rsid w:val="00DE6AF5"/>
    <w:rsid w:val="00DF5527"/>
    <w:rsid w:val="00DF5C0E"/>
    <w:rsid w:val="00E00A43"/>
    <w:rsid w:val="00E0354C"/>
    <w:rsid w:val="00E0368D"/>
    <w:rsid w:val="00E04558"/>
    <w:rsid w:val="00E056A7"/>
    <w:rsid w:val="00E13A8C"/>
    <w:rsid w:val="00E152CC"/>
    <w:rsid w:val="00E15905"/>
    <w:rsid w:val="00E15C28"/>
    <w:rsid w:val="00E22F20"/>
    <w:rsid w:val="00E26335"/>
    <w:rsid w:val="00E27C72"/>
    <w:rsid w:val="00E30C81"/>
    <w:rsid w:val="00E35E4B"/>
    <w:rsid w:val="00E40037"/>
    <w:rsid w:val="00E41DBB"/>
    <w:rsid w:val="00E46AEC"/>
    <w:rsid w:val="00E509A3"/>
    <w:rsid w:val="00E53398"/>
    <w:rsid w:val="00E64D96"/>
    <w:rsid w:val="00E660DF"/>
    <w:rsid w:val="00E71742"/>
    <w:rsid w:val="00E73344"/>
    <w:rsid w:val="00E75C3F"/>
    <w:rsid w:val="00E81533"/>
    <w:rsid w:val="00E82DCC"/>
    <w:rsid w:val="00EA234F"/>
    <w:rsid w:val="00EA2656"/>
    <w:rsid w:val="00EA7CA7"/>
    <w:rsid w:val="00EB071D"/>
    <w:rsid w:val="00EC2651"/>
    <w:rsid w:val="00ED2C3D"/>
    <w:rsid w:val="00ED739D"/>
    <w:rsid w:val="00EE0529"/>
    <w:rsid w:val="00EE0FBB"/>
    <w:rsid w:val="00EE6400"/>
    <w:rsid w:val="00EE783A"/>
    <w:rsid w:val="00EF4B81"/>
    <w:rsid w:val="00F05452"/>
    <w:rsid w:val="00F06ADC"/>
    <w:rsid w:val="00F06AE9"/>
    <w:rsid w:val="00F1077D"/>
    <w:rsid w:val="00F15D2C"/>
    <w:rsid w:val="00F22655"/>
    <w:rsid w:val="00F22FF9"/>
    <w:rsid w:val="00F26B6A"/>
    <w:rsid w:val="00F302F3"/>
    <w:rsid w:val="00F307BD"/>
    <w:rsid w:val="00F3384D"/>
    <w:rsid w:val="00F34B19"/>
    <w:rsid w:val="00F46150"/>
    <w:rsid w:val="00F46B41"/>
    <w:rsid w:val="00F47EF6"/>
    <w:rsid w:val="00F507C7"/>
    <w:rsid w:val="00F50CB6"/>
    <w:rsid w:val="00F53B11"/>
    <w:rsid w:val="00F62FD9"/>
    <w:rsid w:val="00F632C2"/>
    <w:rsid w:val="00F63828"/>
    <w:rsid w:val="00F6505C"/>
    <w:rsid w:val="00F66C42"/>
    <w:rsid w:val="00F70525"/>
    <w:rsid w:val="00F70BB0"/>
    <w:rsid w:val="00F77558"/>
    <w:rsid w:val="00F803F9"/>
    <w:rsid w:val="00F868CD"/>
    <w:rsid w:val="00F86BCC"/>
    <w:rsid w:val="00F9108D"/>
    <w:rsid w:val="00F93D7B"/>
    <w:rsid w:val="00F952F4"/>
    <w:rsid w:val="00F97718"/>
    <w:rsid w:val="00FA1EE3"/>
    <w:rsid w:val="00FA3E6E"/>
    <w:rsid w:val="00FB4EDD"/>
    <w:rsid w:val="00FB56FC"/>
    <w:rsid w:val="00FB64A9"/>
    <w:rsid w:val="00FB7F70"/>
    <w:rsid w:val="00FC07F8"/>
    <w:rsid w:val="00FC3830"/>
    <w:rsid w:val="00FC50B1"/>
    <w:rsid w:val="00FC5ADF"/>
    <w:rsid w:val="00FC6076"/>
    <w:rsid w:val="00FC616B"/>
    <w:rsid w:val="00FC6ED6"/>
    <w:rsid w:val="00FD0E1A"/>
    <w:rsid w:val="00FD1CCB"/>
    <w:rsid w:val="00FD23DB"/>
    <w:rsid w:val="00FD2447"/>
    <w:rsid w:val="00FD6A37"/>
    <w:rsid w:val="00FE1446"/>
    <w:rsid w:val="00FE2CB7"/>
    <w:rsid w:val="00FE7044"/>
    <w:rsid w:val="00FF04C0"/>
    <w:rsid w:val="00FF585D"/>
    <w:rsid w:val="00FF661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FDB32"/>
  <w15:docId w15:val="{E3BA5A12-15D2-448D-872D-B1AA9E0A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3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949C7"/>
    <w:rPr>
      <w:color w:val="0000FF" w:themeColor="hyperlink"/>
      <w:u w:val="single"/>
    </w:rPr>
  </w:style>
  <w:style w:type="paragraph" w:styleId="BalloonText">
    <w:name w:val="Balloon Text"/>
    <w:basedOn w:val="Normal"/>
    <w:link w:val="BalloonTextChar"/>
    <w:uiPriority w:val="99"/>
    <w:semiHidden/>
    <w:unhideWhenUsed/>
    <w:rsid w:val="00DB18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B1851"/>
    <w:rPr>
      <w:rFonts w:ascii="Tahoma" w:hAnsi="Tahoma" w:cs="Tahoma"/>
      <w:sz w:val="16"/>
      <w:szCs w:val="16"/>
    </w:rPr>
  </w:style>
  <w:style w:type="paragraph" w:styleId="ListParagraph">
    <w:name w:val="List Paragraph"/>
    <w:basedOn w:val="Normal"/>
    <w:link w:val="ListParagraphChar"/>
    <w:uiPriority w:val="99"/>
    <w:qFormat/>
    <w:rsid w:val="005F715C"/>
    <w:pPr>
      <w:ind w:left="720"/>
      <w:contextualSpacing/>
    </w:pPr>
  </w:style>
  <w:style w:type="table" w:styleId="TableGrid">
    <w:name w:val="Table Grid"/>
    <w:basedOn w:val="TableNormal"/>
    <w:uiPriority w:val="39"/>
    <w:rsid w:val="001175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6C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6C81"/>
  </w:style>
  <w:style w:type="paragraph" w:styleId="Footer">
    <w:name w:val="footer"/>
    <w:basedOn w:val="Normal"/>
    <w:link w:val="FooterChar"/>
    <w:uiPriority w:val="99"/>
    <w:unhideWhenUsed/>
    <w:rsid w:val="00506C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6C81"/>
  </w:style>
  <w:style w:type="paragraph" w:styleId="BodyTextIndent">
    <w:name w:val="Body Text Indent"/>
    <w:basedOn w:val="Normal"/>
    <w:link w:val="BodyTextIndentChar"/>
    <w:rsid w:val="00F50CB6"/>
    <w:pPr>
      <w:spacing w:before="60" w:after="60" w:line="240" w:lineRule="auto"/>
      <w:ind w:firstLine="720"/>
      <w:jc w:val="both"/>
    </w:pPr>
    <w:rPr>
      <w:rFonts w:ascii=".VnTime" w:eastAsia="Times New Roman" w:hAnsi=".VnTime" w:cs="Times New Roman"/>
      <w:szCs w:val="24"/>
    </w:rPr>
  </w:style>
  <w:style w:type="character" w:customStyle="1" w:styleId="BodyTextIndentChar">
    <w:name w:val="Body Text Indent Char"/>
    <w:basedOn w:val="DefaultParagraphFont"/>
    <w:link w:val="BodyTextIndent"/>
    <w:rsid w:val="00F50CB6"/>
    <w:rPr>
      <w:rFonts w:ascii=".VnTime" w:eastAsia="Times New Roman" w:hAnsi=".VnTime" w:cs="Times New Roman"/>
      <w:szCs w:val="24"/>
    </w:rPr>
  </w:style>
  <w:style w:type="paragraph" w:styleId="NormalWeb">
    <w:name w:val="Normal (Web)"/>
    <w:basedOn w:val="Normal"/>
    <w:unhideWhenUsed/>
    <w:rsid w:val="001811C8"/>
    <w:pPr>
      <w:spacing w:before="100" w:beforeAutospacing="1" w:after="100" w:afterAutospacing="1" w:line="240" w:lineRule="auto"/>
    </w:pPr>
    <w:rPr>
      <w:rFonts w:eastAsia="Times New Roman" w:cs="Times New Roman"/>
      <w:sz w:val="24"/>
      <w:szCs w:val="24"/>
    </w:rPr>
  </w:style>
  <w:style w:type="character" w:styleId="CommentReference">
    <w:name w:val="annotation reference"/>
    <w:basedOn w:val="DefaultParagraphFont"/>
    <w:uiPriority w:val="99"/>
    <w:semiHidden/>
    <w:unhideWhenUsed/>
    <w:rsid w:val="00904035"/>
    <w:rPr>
      <w:sz w:val="16"/>
      <w:szCs w:val="16"/>
    </w:rPr>
  </w:style>
  <w:style w:type="paragraph" w:styleId="CommentText">
    <w:name w:val="annotation text"/>
    <w:basedOn w:val="Normal"/>
    <w:link w:val="CommentTextChar"/>
    <w:uiPriority w:val="99"/>
    <w:semiHidden/>
    <w:unhideWhenUsed/>
    <w:rsid w:val="00904035"/>
    <w:pPr>
      <w:spacing w:line="240" w:lineRule="auto"/>
    </w:pPr>
    <w:rPr>
      <w:sz w:val="20"/>
      <w:szCs w:val="20"/>
    </w:rPr>
  </w:style>
  <w:style w:type="character" w:customStyle="1" w:styleId="CommentTextChar">
    <w:name w:val="Comment Text Char"/>
    <w:basedOn w:val="DefaultParagraphFont"/>
    <w:link w:val="CommentText"/>
    <w:uiPriority w:val="99"/>
    <w:semiHidden/>
    <w:rsid w:val="00904035"/>
    <w:rPr>
      <w:sz w:val="20"/>
      <w:szCs w:val="20"/>
    </w:rPr>
  </w:style>
  <w:style w:type="paragraph" w:styleId="CommentSubject">
    <w:name w:val="annotation subject"/>
    <w:basedOn w:val="CommentText"/>
    <w:next w:val="CommentText"/>
    <w:link w:val="CommentSubjectChar"/>
    <w:uiPriority w:val="99"/>
    <w:semiHidden/>
    <w:unhideWhenUsed/>
    <w:rsid w:val="00904035"/>
    <w:rPr>
      <w:b/>
      <w:bCs/>
    </w:rPr>
  </w:style>
  <w:style w:type="character" w:customStyle="1" w:styleId="CommentSubjectChar">
    <w:name w:val="Comment Subject Char"/>
    <w:basedOn w:val="CommentTextChar"/>
    <w:link w:val="CommentSubject"/>
    <w:uiPriority w:val="99"/>
    <w:semiHidden/>
    <w:rsid w:val="00904035"/>
    <w:rPr>
      <w:b/>
      <w:bCs/>
      <w:sz w:val="20"/>
      <w:szCs w:val="20"/>
    </w:rPr>
  </w:style>
  <w:style w:type="paragraph" w:styleId="Revision">
    <w:name w:val="Revision"/>
    <w:hidden/>
    <w:uiPriority w:val="99"/>
    <w:semiHidden/>
    <w:rsid w:val="007C088F"/>
    <w:pPr>
      <w:spacing w:after="0" w:line="240" w:lineRule="auto"/>
    </w:pPr>
  </w:style>
  <w:style w:type="character" w:customStyle="1" w:styleId="ListParagraphChar">
    <w:name w:val="List Paragraph Char"/>
    <w:link w:val="ListParagraph"/>
    <w:uiPriority w:val="34"/>
    <w:rsid w:val="007C08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0477781">
      <w:bodyDiv w:val="1"/>
      <w:marLeft w:val="0"/>
      <w:marRight w:val="0"/>
      <w:marTop w:val="0"/>
      <w:marBottom w:val="0"/>
      <w:divBdr>
        <w:top w:val="none" w:sz="0" w:space="0" w:color="auto"/>
        <w:left w:val="none" w:sz="0" w:space="0" w:color="auto"/>
        <w:bottom w:val="none" w:sz="0" w:space="0" w:color="auto"/>
        <w:right w:val="none" w:sz="0" w:space="0" w:color="auto"/>
      </w:divBdr>
    </w:div>
    <w:div w:id="20936938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0BF252-5AE7-4C22-AE3C-C2468871D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16</Pages>
  <Words>3995</Words>
  <Characters>22775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HUNG_AVSEC</dc:creator>
  <cp:keywords/>
  <dc:description/>
  <cp:lastModifiedBy>HUNG_AVSEC</cp:lastModifiedBy>
  <cp:revision>5</cp:revision>
  <cp:lastPrinted>2024-09-09T03:34:00Z</cp:lastPrinted>
  <dcterms:created xsi:type="dcterms:W3CDTF">2024-08-10T20:00:00Z</dcterms:created>
  <dcterms:modified xsi:type="dcterms:W3CDTF">2024-09-23T10:36:00Z</dcterms:modified>
</cp:coreProperties>
</file>